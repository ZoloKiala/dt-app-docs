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xml" ContentType="application/vnd.openxmlformats-officedocument.wordprocessingml.comments+xml"/>
  <Override PartName="/word/people.xml" ContentType="application/vnd.openxmlformats-officedocument.wordprocessingml.people+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du wp14">
  <w:body>
    <w:p w:rsidRPr="00662C0C" w:rsidR="00EB68D4" w:rsidP="07C805DE" w:rsidRDefault="00EB68D4" w14:paraId="24D93601" w14:textId="283EC9C3">
      <w:pPr>
        <w:rPr>
          <w:rFonts w:ascii="Segoe UI" w:hAnsi="Segoe UI" w:cs="Segoe UI"/>
          <w:b w:val="1"/>
          <w:bCs w:val="1"/>
          <w:sz w:val="40"/>
          <w:szCs w:val="40"/>
          <w:lang w:val="en-US"/>
        </w:rPr>
      </w:pPr>
      <w:del w:author="Dickens, Chris (IWMI)" w:date="2024-10-04T04:56:24.747Z" w:id="2009160942">
        <w:r w:rsidRPr="290DAA7A" w:rsidDel="00EB68D4">
          <w:rPr>
            <w:rFonts w:ascii="Segoe UI" w:hAnsi="Segoe UI" w:cs="Segoe UI"/>
            <w:b w:val="1"/>
            <w:bCs w:val="1"/>
            <w:sz w:val="40"/>
            <w:szCs w:val="40"/>
            <w:lang w:val="en-US"/>
          </w:rPr>
          <w:delText xml:space="preserve">Technical Report: </w:delText>
        </w:r>
      </w:del>
      <w:r w:rsidRPr="290DAA7A" w:rsidR="00EB68D4">
        <w:rPr>
          <w:rFonts w:ascii="Segoe UI" w:hAnsi="Segoe UI" w:cs="Segoe UI"/>
          <w:b w:val="1"/>
          <w:bCs w:val="1"/>
          <w:sz w:val="40"/>
          <w:szCs w:val="40"/>
          <w:lang w:val="en-US"/>
        </w:rPr>
        <w:t xml:space="preserve">Development of a </w:t>
      </w:r>
      <w:r w:rsidRPr="290DAA7A" w:rsidR="00EB68D4">
        <w:rPr>
          <w:rFonts w:ascii="Segoe UI" w:hAnsi="Segoe UI" w:cs="Segoe UI"/>
          <w:b w:val="1"/>
          <w:bCs w:val="1"/>
          <w:sz w:val="40"/>
          <w:szCs w:val="40"/>
          <w:lang w:val="en-US"/>
        </w:rPr>
        <w:t>TerriaJS</w:t>
      </w:r>
      <w:r w:rsidRPr="290DAA7A" w:rsidR="00EB68D4">
        <w:rPr>
          <w:rFonts w:ascii="Segoe UI" w:hAnsi="Segoe UI" w:cs="Segoe UI"/>
          <w:b w:val="1"/>
          <w:bCs w:val="1"/>
          <w:sz w:val="40"/>
          <w:szCs w:val="40"/>
          <w:lang w:val="en-US"/>
        </w:rPr>
        <w:t xml:space="preserve"> Portal Showcasing </w:t>
      </w:r>
      <w:ins w:author="Dickens, Chris (IWMI)" w:date="2024-10-04T04:56:34.37Z" w:id="1411562212">
        <w:r w:rsidRPr="290DAA7A" w:rsidR="006E3BF0">
          <w:rPr>
            <w:rFonts w:ascii="Segoe UI" w:hAnsi="Segoe UI" w:cs="Segoe UI"/>
            <w:b w:val="1"/>
            <w:bCs w:val="1"/>
            <w:sz w:val="40"/>
            <w:szCs w:val="40"/>
            <w:lang w:val="en-US"/>
          </w:rPr>
          <w:t xml:space="preserve">the </w:t>
        </w:r>
      </w:ins>
      <w:r w:rsidRPr="290DAA7A" w:rsidR="00EB68D4">
        <w:rPr>
          <w:rFonts w:ascii="Segoe UI" w:hAnsi="Segoe UI" w:cs="Segoe UI"/>
          <w:b w:val="1"/>
          <w:bCs w:val="1"/>
          <w:sz w:val="40"/>
          <w:szCs w:val="40"/>
          <w:lang w:val="en-US"/>
        </w:rPr>
        <w:t>Digital Twin (DT) - Case Study of the Limpopo River Basin</w:t>
      </w:r>
    </w:p>
    <w:p w:rsidRPr="008B7A35" w:rsidR="00EB68D4" w:rsidP="00EB68D4" w:rsidRDefault="00EB68D4" w14:paraId="3BF99908" w14:textId="77777777">
      <w:pPr>
        <w:rPr>
          <w:rFonts w:ascii="Segoe UI" w:hAnsi="Segoe UI" w:cs="Segoe UI"/>
          <w:b/>
          <w:bCs/>
          <w:sz w:val="16"/>
          <w:szCs w:val="16"/>
        </w:rPr>
      </w:pPr>
    </w:p>
    <w:p w:rsidRPr="000A3CD3" w:rsidR="00EB68D4" w:rsidP="00EB68D4" w:rsidRDefault="00EB68D4" w14:paraId="7170AB7C" w14:textId="6331C745">
      <w:pPr>
        <w:rPr>
          <w:rFonts w:ascii="Segoe UI" w:hAnsi="Segoe UI" w:cs="Segoe UI"/>
          <w:b/>
          <w:bCs/>
          <w:sz w:val="36"/>
          <w:szCs w:val="36"/>
        </w:rPr>
      </w:pPr>
      <w:r w:rsidRPr="000A3CD3">
        <w:rPr>
          <w:rFonts w:ascii="Segoe UI" w:hAnsi="Segoe UI" w:cs="Segoe UI"/>
          <w:b/>
          <w:bCs/>
          <w:sz w:val="36"/>
          <w:szCs w:val="36"/>
        </w:rPr>
        <w:t xml:space="preserve">Date: </w:t>
      </w:r>
      <w:r>
        <w:rPr>
          <w:rFonts w:ascii="Segoe UI" w:hAnsi="Segoe UI" w:cs="Segoe UI"/>
          <w:b/>
          <w:bCs/>
          <w:sz w:val="36"/>
          <w:szCs w:val="36"/>
        </w:rPr>
        <w:t>August 2024</w:t>
      </w:r>
    </w:p>
    <w:p w:rsidRPr="008B7A35" w:rsidR="00EB68D4" w:rsidP="00EB68D4" w:rsidRDefault="00EB68D4" w14:paraId="0A6F9D40" w14:textId="77777777">
      <w:pPr>
        <w:rPr>
          <w:rFonts w:ascii="Segoe UI" w:hAnsi="Segoe UI" w:cs="Segoe UI"/>
          <w:b/>
          <w:bCs/>
          <w:sz w:val="16"/>
          <w:szCs w:val="16"/>
        </w:rPr>
      </w:pPr>
    </w:p>
    <w:p w:rsidR="00EB68D4" w:rsidP="07C805DE" w:rsidRDefault="00EB68D4" w14:paraId="76F0549F" w14:textId="77777777">
      <w:pPr>
        <w:jc w:val="both"/>
        <w:rPr>
          <w:ins w:author="Dickens, Chris (IWMI)" w:date="2024-10-04T05:07:39.04Z" w16du:dateUtc="2024-10-04T05:07:39.04Z" w:id="728467386"/>
          <w:rFonts w:ascii="Segoe UI" w:hAnsi="Segoe UI" w:cs="Segoe UI"/>
          <w:b w:val="1"/>
          <w:bCs w:val="1"/>
          <w:sz w:val="36"/>
          <w:szCs w:val="36"/>
          <w:lang w:val="en-US"/>
        </w:rPr>
      </w:pPr>
      <w:del w:author="Dickens, Chris (IWMI)" w:date="2024-10-04T04:56:56.246Z" w:id="446987001">
        <w:r w:rsidRPr="290DAA7A" w:rsidDel="00EB68D4">
          <w:rPr>
            <w:rFonts w:ascii="Segoe UI" w:hAnsi="Segoe UI" w:cs="Segoe UI"/>
            <w:b w:val="1"/>
            <w:bCs w:val="1"/>
            <w:sz w:val="36"/>
            <w:szCs w:val="36"/>
            <w:lang w:val="en-US"/>
          </w:rPr>
          <w:delText xml:space="preserve">Project Name: Geospatial Web Portal </w:delText>
        </w:r>
        <w:r w:rsidRPr="290DAA7A" w:rsidDel="00EB68D4">
          <w:rPr>
            <w:rFonts w:ascii="Segoe UI" w:hAnsi="Segoe UI" w:cs="Segoe UI"/>
            <w:b w:val="1"/>
            <w:bCs w:val="1"/>
            <w:sz w:val="36"/>
            <w:szCs w:val="36"/>
            <w:lang w:val="en-US"/>
          </w:rPr>
          <w:delText>showcasing</w:delText>
        </w:r>
        <w:r w:rsidRPr="290DAA7A" w:rsidDel="00EB68D4">
          <w:rPr>
            <w:rFonts w:ascii="Segoe UI" w:hAnsi="Segoe UI" w:cs="Segoe UI"/>
            <w:b w:val="1"/>
            <w:bCs w:val="1"/>
            <w:sz w:val="36"/>
            <w:szCs w:val="36"/>
            <w:lang w:val="en-US"/>
          </w:rPr>
          <w:delText xml:space="preserve"> Digital Twin (DT): Case Study of the Limpopo River basin</w:delText>
        </w:r>
      </w:del>
    </w:p>
    <w:p w:rsidR="290DAA7A" w:rsidP="290DAA7A" w:rsidRDefault="290DAA7A" w14:paraId="72F41209" w14:textId="22694F40">
      <w:pPr>
        <w:jc w:val="both"/>
        <w:rPr>
          <w:ins w:author="Dickens, Chris (IWMI)" w:date="2024-10-04T05:07:39.218Z" w16du:dateUtc="2024-10-04T05:07:39.218Z" w:id="112844194"/>
          <w:rFonts w:ascii="Segoe UI" w:hAnsi="Segoe UI" w:cs="Segoe UI"/>
          <w:b w:val="1"/>
          <w:bCs w:val="1"/>
          <w:sz w:val="36"/>
          <w:szCs w:val="36"/>
          <w:lang w:val="en-US"/>
        </w:rPr>
      </w:pPr>
    </w:p>
    <w:p w:rsidR="41638119" w:rsidP="290DAA7A" w:rsidRDefault="41638119" w14:paraId="336FBC23" w14:textId="4F756CDA">
      <w:pPr>
        <w:pStyle w:val="Normal"/>
        <w:suppressLineNumbers w:val="0"/>
        <w:bidi w:val="0"/>
        <w:spacing w:before="240" w:beforeAutospacing="off" w:after="240" w:afterAutospacing="off" w:line="276" w:lineRule="auto"/>
        <w:ind w:left="0" w:right="0"/>
        <w:jc w:val="both"/>
        <w:rPr>
          <w:ins w:author="Dickens, Chris (IWMI)" w:date="2024-10-04T05:07:43.431Z" w16du:dateUtc="2024-10-04T05:07:43.431Z" w:id="346194302"/>
          <w:rFonts w:ascii="Segoe UI" w:hAnsi="Segoe UI" w:eastAsia="Times New Roman" w:cs="Segoe UI"/>
          <w:color w:val="auto"/>
          <w:sz w:val="24"/>
          <w:szCs w:val="24"/>
          <w:lang w:val="en-US"/>
          <w:rPrChange w:author="Dickens, Chris (IWMI)" w:date="2024-10-04T05:07:56.445Z" w:id="1552494197">
            <w:rPr>
              <w:ins w:author="Dickens, Chris (IWMI)" w:date="2024-10-04T05:07:43.431Z" w16du:dateUtc="2024-10-04T05:07:43.431Z" w:id="1013601532"/>
              <w:rFonts w:ascii="Segoe UI" w:hAnsi="Segoe UI" w:cs="Segoe UI"/>
              <w:b w:val="1"/>
              <w:bCs w:val="1"/>
              <w:sz w:val="36"/>
              <w:szCs w:val="36"/>
              <w:lang w:val="en-US"/>
            </w:rPr>
          </w:rPrChange>
        </w:rPr>
        <w:pPrChange w:author="Dickens, Chris (IWMI)" w:date="2024-10-04T05:07:56.442Z">
          <w:pPr>
            <w:pStyle w:val="Normal"/>
            <w:jc w:val="both"/>
          </w:pPr>
        </w:pPrChange>
      </w:pPr>
      <w:ins w:author="Dickens, Chris (IWMI)" w:date="2024-10-04T05:07:41.544Z" w:id="43598829">
        <w:r w:rsidRPr="290DAA7A" w:rsidR="41638119">
          <w:rPr>
            <w:rFonts w:ascii="Segoe UI" w:hAnsi="Segoe UI" w:cs="Segoe UI"/>
            <w:b w:val="1"/>
            <w:bCs w:val="1"/>
            <w:color w:val="auto"/>
            <w:sz w:val="36"/>
            <w:szCs w:val="36"/>
            <w:lang w:val="en-US"/>
          </w:rPr>
          <w:t>Authors</w:t>
        </w:r>
      </w:ins>
    </w:p>
    <w:p w:rsidR="41638119" w:rsidP="290DAA7A" w:rsidRDefault="41638119" w14:paraId="1E2D0D86" w14:textId="7D3AFE82">
      <w:pPr>
        <w:jc w:val="both"/>
        <w:rPr>
          <w:rFonts w:ascii="Segoe UI" w:hAnsi="Segoe UI" w:cs="Segoe UI"/>
          <w:b w:val="1"/>
          <w:bCs w:val="1"/>
          <w:color w:val="auto"/>
          <w:sz w:val="36"/>
          <w:szCs w:val="36"/>
          <w:lang w:val="en-US"/>
        </w:rPr>
      </w:pPr>
      <w:ins w:author="Dickens, Chris (IWMI)" w:date="2024-10-04T05:07:46.412Z" w:id="999378684">
        <w:r w:rsidRPr="290DAA7A" w:rsidR="41638119">
          <w:rPr>
            <w:rFonts w:ascii="Segoe UI" w:hAnsi="Segoe UI" w:cs="Segoe UI"/>
            <w:b w:val="1"/>
            <w:bCs w:val="1"/>
            <w:color w:val="auto"/>
            <w:sz w:val="36"/>
            <w:szCs w:val="36"/>
            <w:lang w:val="en-US"/>
          </w:rPr>
          <w:t>Affiliation</w:t>
        </w:r>
      </w:ins>
    </w:p>
    <w:p w:rsidRPr="00662C0C" w:rsidR="005E5BE0" w:rsidP="290DAA7A" w:rsidRDefault="007B42CC" w14:paraId="65F825F2" w14:textId="3927940D">
      <w:pPr>
        <w:pStyle w:val="ListParagraph"/>
        <w:numPr>
          <w:ilvl w:val="0"/>
          <w:numId w:val="43"/>
        </w:numPr>
        <w:spacing w:before="240" w:after="40"/>
        <w:jc w:val="both"/>
        <w:rPr>
          <w:ins w:author="Dickens, Chris (IWMI)" w:date="2024-10-04T04:59:32.579Z" w16du:dateUtc="2024-10-04T04:59:32.579Z" w:id="2040936831"/>
          <w:rFonts w:ascii="Segoe UI" w:hAnsi="Segoe UI" w:eastAsia="Times New Roman" w:cs="Segoe UI"/>
          <w:b w:val="1"/>
          <w:bCs w:val="1"/>
          <w:sz w:val="32"/>
          <w:szCs w:val="32"/>
        </w:rPr>
        <w:pPrChange w:author="Dickens, Chris (IWMI)" w:date="2024-10-04T04:59:28.837Z">
          <w:pPr>
            <w:spacing w:before="240" w:after="40"/>
            <w:jc w:val="both"/>
          </w:pPr>
        </w:pPrChange>
      </w:pPr>
      <w:ins w:author="Dickens, Chris (IWMI)" w:date="2024-10-04T04:59:28.824Z" w:id="362361988">
        <w:r w:rsidRPr="290DAA7A" w:rsidR="7E2E47DA">
          <w:rPr>
            <w:rFonts w:ascii="Segoe UI" w:hAnsi="Segoe UI" w:eastAsia="Times New Roman" w:cs="Segoe UI"/>
            <w:b w:val="1"/>
            <w:bCs w:val="1"/>
            <w:sz w:val="32"/>
            <w:szCs w:val="32"/>
          </w:rPr>
          <w:t xml:space="preserve"> Summary</w:t>
        </w:r>
      </w:ins>
      <w:commentRangeStart w:id="1241964447"/>
      <w:commentRangeEnd w:id="1241964447"/>
      <w:r>
        <w:rPr>
          <w:rStyle w:val="CommentReference"/>
        </w:rPr>
        <w:commentReference w:id="1241964447"/>
      </w:r>
    </w:p>
    <w:p w:rsidRPr="00662C0C" w:rsidR="005E5BE0" w:rsidP="290DAA7A" w:rsidRDefault="007B42CC" w14:paraId="5B70B48B" w14:textId="5ABE32A7">
      <w:pPr>
        <w:pStyle w:val="ListParagraph"/>
        <w:spacing w:before="240" w:after="40"/>
        <w:ind w:left="720"/>
        <w:jc w:val="both"/>
        <w:rPr>
          <w:ins w:author="Dickens, Chris (IWMI)" w:date="2024-10-04T04:59:25.152Z" w16du:dateUtc="2024-10-04T04:59:25.152Z" w:id="288570005"/>
          <w:rFonts w:ascii="Segoe UI" w:hAnsi="Segoe UI" w:eastAsia="Times New Roman" w:cs="Segoe UI"/>
          <w:b w:val="1"/>
          <w:bCs w:val="1"/>
          <w:sz w:val="32"/>
          <w:szCs w:val="32"/>
        </w:rPr>
        <w:pPrChange w:author="Dickens, Chris (IWMI)" w:date="2024-10-04T04:59:33.892Z">
          <w:pPr/>
        </w:pPrChange>
      </w:pPr>
      <w:ins w:author="Dickens, Chris (IWMI)" w:date="2024-10-04T04:59:28.824Z" w:id="71417047">
        <w:r w:rsidRPr="290DAA7A" w:rsidR="7E2E47DA">
          <w:rPr>
            <w:rFonts w:ascii="Segoe UI" w:hAnsi="Segoe UI" w:eastAsia="Times New Roman" w:cs="Segoe UI"/>
            <w:b w:val="1"/>
            <w:bCs w:val="1"/>
            <w:sz w:val="32"/>
            <w:szCs w:val="32"/>
          </w:rPr>
          <w:t xml:space="preserve"> </w:t>
        </w:r>
      </w:ins>
    </w:p>
    <w:p w:rsidRPr="00662C0C" w:rsidR="005E5BE0" w:rsidP="290DAA7A" w:rsidRDefault="007B42CC" w14:paraId="7DB59A53" w14:textId="66D59EB4">
      <w:pPr>
        <w:pStyle w:val="ListParagraph"/>
        <w:numPr>
          <w:ilvl w:val="0"/>
          <w:numId w:val="43"/>
        </w:numPr>
        <w:spacing w:before="240" w:after="40"/>
        <w:jc w:val="both"/>
        <w:rPr>
          <w:rFonts w:ascii="Segoe UI" w:hAnsi="Segoe UI" w:eastAsia="Times New Roman" w:cs="Segoe UI"/>
          <w:b w:val="1"/>
          <w:bCs w:val="1"/>
          <w:sz w:val="32"/>
          <w:szCs w:val="32"/>
        </w:rPr>
        <w:pPrChange w:author="Dickens, Chris (IWMI)" w:date="2024-10-04T05:08:33.303Z">
          <w:pPr>
            <w:spacing w:before="240" w:after="40"/>
            <w:jc w:val="both"/>
          </w:pPr>
        </w:pPrChange>
      </w:pPr>
      <w:r w:rsidRPr="290DAA7A" w:rsidR="007B42CC">
        <w:rPr>
          <w:rFonts w:ascii="Segoe UI" w:hAnsi="Segoe UI" w:eastAsia="Times New Roman" w:cs="Segoe UI"/>
          <w:b w:val="1"/>
          <w:bCs w:val="1"/>
          <w:sz w:val="32"/>
          <w:szCs w:val="32"/>
        </w:rPr>
        <w:t>Introduction</w:t>
      </w:r>
    </w:p>
    <w:p w:rsidRPr="00EB68D4" w:rsidR="005E5BE0" w:rsidP="07C805DE" w:rsidRDefault="007B42CC" w14:paraId="3AEE6102" w14:textId="77777777">
      <w:pPr>
        <w:spacing w:before="240" w:after="240"/>
        <w:jc w:val="both"/>
        <w:rPr>
          <w:rFonts w:ascii="Segoe UI" w:hAnsi="Segoe UI" w:eastAsia="Times New Roman" w:cs="Segoe UI"/>
          <w:sz w:val="24"/>
          <w:szCs w:val="24"/>
          <w:lang w:val="en-US"/>
        </w:rPr>
      </w:pPr>
      <w:commentRangeStart w:id="1576860706"/>
      <w:r w:rsidRPr="290DAA7A" w:rsidR="007B42CC">
        <w:rPr>
          <w:rFonts w:ascii="Segoe UI" w:hAnsi="Segoe UI" w:eastAsia="Times New Roman" w:cs="Segoe UI"/>
          <w:sz w:val="24"/>
          <w:szCs w:val="24"/>
          <w:lang w:val="en-US"/>
        </w:rPr>
        <w:t>The</w:t>
      </w:r>
      <w:commentRangeEnd w:id="1576860706"/>
      <w:r>
        <w:rPr>
          <w:rStyle w:val="CommentReference"/>
        </w:rPr>
        <w:commentReference w:id="1576860706"/>
      </w:r>
      <w:r w:rsidRPr="290DAA7A" w:rsidR="007B42CC">
        <w:rPr>
          <w:rFonts w:ascii="Segoe UI" w:hAnsi="Segoe UI" w:eastAsia="Times New Roman" w:cs="Segoe UI"/>
          <w:sz w:val="24"/>
          <w:szCs w:val="24"/>
          <w:lang w:val="en-US"/>
        </w:rPr>
        <w:t xml:space="preserve"> </w:t>
      </w:r>
      <w:r w:rsidRPr="290DAA7A" w:rsidR="007B42CC">
        <w:rPr>
          <w:rFonts w:ascii="Segoe UI" w:hAnsi="Segoe UI" w:eastAsia="Times New Roman" w:cs="Segoe UI"/>
          <w:sz w:val="24"/>
          <w:szCs w:val="24"/>
          <w:lang w:val="en-US"/>
        </w:rPr>
        <w:t>WebGIS</w:t>
      </w:r>
      <w:r w:rsidRPr="290DAA7A" w:rsidR="007B42CC">
        <w:rPr>
          <w:rFonts w:ascii="Segoe UI" w:hAnsi="Segoe UI" w:eastAsia="Times New Roman" w:cs="Segoe UI"/>
          <w:sz w:val="24"/>
          <w:szCs w:val="24"/>
          <w:lang w:val="en-US"/>
        </w:rPr>
        <w:t xml:space="preserve"> Portal Phase 2 project, developed for the International Water Management Institute (IWMI), is designed to offer an advanced geospatial web portal that visualizes and interacts with spatial datasets relevant to the Limpopo River basin. This platform features a Digital Twin (DT) of the basin, enabling users to explore, analyze, and make informed decisions based on real-time and historical geospatial data.</w:t>
      </w:r>
    </w:p>
    <w:p w:rsidRPr="00662C0C" w:rsidR="005E5BE0" w:rsidP="07C805DE" w:rsidRDefault="007B42CC" w14:paraId="660C5122" w14:textId="77777777">
      <w:pPr>
        <w:spacing w:before="240" w:after="240"/>
        <w:jc w:val="both"/>
        <w:rPr>
          <w:rFonts w:ascii="Segoe UI" w:hAnsi="Segoe UI" w:eastAsia="Times New Roman" w:cs="Segoe UI"/>
          <w:sz w:val="24"/>
          <w:szCs w:val="24"/>
          <w:lang w:val="en-US"/>
        </w:rPr>
      </w:pPr>
      <w:commentRangeStart w:id="1903142124"/>
      <w:commentRangeStart w:id="94489310"/>
      <w:r w:rsidRPr="290DAA7A" w:rsidR="007B42CC">
        <w:rPr>
          <w:rFonts w:ascii="Segoe UI" w:hAnsi="Segoe UI" w:eastAsia="Times New Roman" w:cs="Segoe UI"/>
          <w:sz w:val="24"/>
          <w:szCs w:val="24"/>
          <w:lang w:val="en-US"/>
        </w:rPr>
        <w:t xml:space="preserve">Phase 2 builds on the foundation </w:t>
      </w:r>
      <w:r w:rsidRPr="290DAA7A" w:rsidR="007B42CC">
        <w:rPr>
          <w:rFonts w:ascii="Segoe UI" w:hAnsi="Segoe UI" w:eastAsia="Times New Roman" w:cs="Segoe UI"/>
          <w:sz w:val="24"/>
          <w:szCs w:val="24"/>
          <w:lang w:val="en-US"/>
        </w:rPr>
        <w:t>established</w:t>
      </w:r>
      <w:r w:rsidRPr="290DAA7A" w:rsidR="007B42CC">
        <w:rPr>
          <w:rFonts w:ascii="Segoe UI" w:hAnsi="Segoe UI" w:eastAsia="Times New Roman" w:cs="Segoe UI"/>
          <w:sz w:val="24"/>
          <w:szCs w:val="24"/>
          <w:lang w:val="en-US"/>
        </w:rPr>
        <w:t xml:space="preserve"> in Phase 1</w:t>
      </w:r>
      <w:commentRangeEnd w:id="1903142124"/>
      <w:r>
        <w:rPr>
          <w:rStyle w:val="CommentReference"/>
        </w:rPr>
        <w:commentReference w:id="1903142124"/>
      </w:r>
      <w:commentRangeEnd w:id="94489310"/>
      <w:r>
        <w:rPr>
          <w:rStyle w:val="CommentReference"/>
        </w:rPr>
        <w:commentReference w:id="94489310"/>
      </w:r>
      <w:r w:rsidRPr="290DAA7A" w:rsidR="007B42CC">
        <w:rPr>
          <w:rFonts w:ascii="Segoe UI" w:hAnsi="Segoe UI" w:eastAsia="Times New Roman" w:cs="Segoe UI"/>
          <w:sz w:val="24"/>
          <w:szCs w:val="24"/>
          <w:lang w:val="en-US"/>
        </w:rPr>
        <w:t xml:space="preserve">, </w:t>
      </w:r>
      <w:r w:rsidRPr="290DAA7A" w:rsidR="007B42CC">
        <w:rPr>
          <w:rFonts w:ascii="Segoe UI" w:hAnsi="Segoe UI" w:eastAsia="Times New Roman" w:cs="Segoe UI"/>
          <w:sz w:val="24"/>
          <w:szCs w:val="24"/>
          <w:lang w:val="en-US"/>
        </w:rPr>
        <w:t>leveraging</w:t>
      </w:r>
      <w:r w:rsidRPr="290DAA7A" w:rsidR="007B42CC">
        <w:rPr>
          <w:rFonts w:ascii="Segoe UI" w:hAnsi="Segoe UI" w:eastAsia="Times New Roman" w:cs="Segoe UI"/>
          <w:sz w:val="24"/>
          <w:szCs w:val="24"/>
          <w:lang w:val="en-US"/>
        </w:rPr>
        <w:t xml:space="preserve"> the </w:t>
      </w:r>
      <w:r w:rsidRPr="290DAA7A" w:rsidR="007B42CC">
        <w:rPr>
          <w:rFonts w:ascii="Segoe UI" w:hAnsi="Segoe UI" w:eastAsia="Times New Roman" w:cs="Segoe UI"/>
          <w:sz w:val="24"/>
          <w:szCs w:val="24"/>
          <w:lang w:val="en-US"/>
        </w:rPr>
        <w:t>TerriaJS</w:t>
      </w:r>
      <w:r w:rsidRPr="290DAA7A" w:rsidR="007B42CC">
        <w:rPr>
          <w:rFonts w:ascii="Segoe UI" w:hAnsi="Segoe UI" w:eastAsia="Times New Roman" w:cs="Segoe UI"/>
          <w:sz w:val="24"/>
          <w:szCs w:val="24"/>
          <w:lang w:val="en-US"/>
        </w:rPr>
        <w:t xml:space="preserve"> framework, an open-source platform renowned for its web-based geospatial catalog exploration capabilities. The portal draws inspiration from platforms like Digital Earth Africa (DE Africa) and incorporates improvements tailored to the unique needs of the Limpopo River basin. This report provides a comprehensive overview of the development process, technical requirements, and features of the </w:t>
      </w:r>
      <w:r w:rsidRPr="290DAA7A" w:rsidR="007B42CC">
        <w:rPr>
          <w:rFonts w:ascii="Segoe UI" w:hAnsi="Segoe UI" w:eastAsia="Times New Roman" w:cs="Segoe UI"/>
          <w:sz w:val="24"/>
          <w:szCs w:val="24"/>
          <w:lang w:val="en-US"/>
        </w:rPr>
        <w:t>WebGIS</w:t>
      </w:r>
      <w:r w:rsidRPr="290DAA7A" w:rsidR="007B42CC">
        <w:rPr>
          <w:rFonts w:ascii="Segoe UI" w:hAnsi="Segoe UI" w:eastAsia="Times New Roman" w:cs="Segoe UI"/>
          <w:sz w:val="24"/>
          <w:szCs w:val="24"/>
          <w:lang w:val="en-US"/>
        </w:rPr>
        <w:t xml:space="preserve"> Portal.</w:t>
      </w:r>
    </w:p>
    <w:p w:rsidRPr="00662C0C" w:rsidR="005E5BE0" w:rsidRDefault="007B42CC" w14:paraId="0191632A" w14:textId="77777777">
      <w:pPr>
        <w:spacing w:before="240" w:after="40"/>
        <w:jc w:val="both"/>
        <w:rPr>
          <w:rFonts w:ascii="Segoe UI" w:hAnsi="Segoe UI" w:eastAsia="Times New Roman" w:cs="Segoe UI"/>
          <w:b/>
          <w:sz w:val="32"/>
          <w:szCs w:val="32"/>
        </w:rPr>
      </w:pPr>
      <w:r w:rsidRPr="00662C0C">
        <w:rPr>
          <w:rFonts w:ascii="Segoe UI" w:hAnsi="Segoe UI" w:eastAsia="Times New Roman" w:cs="Segoe UI"/>
          <w:b/>
          <w:sz w:val="32"/>
          <w:szCs w:val="32"/>
        </w:rPr>
        <w:t>2. Project Overview</w:t>
      </w:r>
    </w:p>
    <w:p w:rsidRPr="00662C0C" w:rsidR="005E5BE0" w:rsidP="07C805DE" w:rsidRDefault="007B42CC" w14:paraId="4196059E" w14:textId="51C4C3C0">
      <w:pPr>
        <w:spacing w:before="240" w:after="240"/>
        <w:jc w:val="both"/>
        <w:rPr>
          <w:rFonts w:ascii="Segoe UI" w:hAnsi="Segoe UI" w:eastAsia="Times New Roman" w:cs="Segoe UI"/>
          <w:sz w:val="24"/>
          <w:szCs w:val="24"/>
          <w:lang w:val="en-US"/>
        </w:rPr>
      </w:pPr>
      <w:r w:rsidRPr="290DAA7A" w:rsidR="007B42CC">
        <w:rPr>
          <w:rFonts w:ascii="Segoe UI" w:hAnsi="Segoe UI" w:eastAsia="Times New Roman" w:cs="Segoe UI"/>
          <w:sz w:val="24"/>
          <w:szCs w:val="24"/>
          <w:lang w:val="en-US"/>
        </w:rPr>
        <w:t xml:space="preserve">The </w:t>
      </w:r>
      <w:r w:rsidRPr="290DAA7A" w:rsidR="007B42CC">
        <w:rPr>
          <w:rFonts w:ascii="Segoe UI" w:hAnsi="Segoe UI" w:eastAsia="Times New Roman" w:cs="Segoe UI"/>
          <w:sz w:val="24"/>
          <w:szCs w:val="24"/>
          <w:lang w:val="en-US"/>
        </w:rPr>
        <w:t>WebGIS</w:t>
      </w:r>
      <w:r w:rsidRPr="290DAA7A" w:rsidR="007B42CC">
        <w:rPr>
          <w:rFonts w:ascii="Segoe UI" w:hAnsi="Segoe UI" w:eastAsia="Times New Roman" w:cs="Segoe UI"/>
          <w:sz w:val="24"/>
          <w:szCs w:val="24"/>
          <w:lang w:val="en-US"/>
        </w:rPr>
        <w:t xml:space="preserve"> Portal delivers a comprehensive and user-friendly interface for visualizing various climatic and water resource datasets</w:t>
      </w:r>
      <w:commentRangeStart w:id="78465309"/>
      <w:r w:rsidRPr="290DAA7A" w:rsidR="007B42CC">
        <w:rPr>
          <w:rFonts w:ascii="Segoe UI" w:hAnsi="Segoe UI" w:eastAsia="Times New Roman" w:cs="Segoe UI"/>
          <w:sz w:val="24"/>
          <w:szCs w:val="24"/>
          <w:lang w:val="en-US"/>
        </w:rPr>
        <w:t>.</w:t>
      </w:r>
      <w:commentRangeEnd w:id="78465309"/>
      <w:r>
        <w:rPr>
          <w:rStyle w:val="CommentReference"/>
        </w:rPr>
        <w:commentReference w:id="78465309"/>
      </w:r>
      <w:r w:rsidRPr="290DAA7A" w:rsidR="007B42CC">
        <w:rPr>
          <w:rFonts w:ascii="Segoe UI" w:hAnsi="Segoe UI" w:eastAsia="Times New Roman" w:cs="Segoe UI"/>
          <w:sz w:val="24"/>
          <w:szCs w:val="24"/>
          <w:lang w:val="en-US"/>
        </w:rPr>
        <w:t xml:space="preserve"> It aggregates and interpolates data from multiple sources, including satellite imagery, in-situ sensor data, and numerical model outputs, stored primarily on AWS. This integration </w:t>
      </w:r>
      <w:r w:rsidRPr="290DAA7A" w:rsidR="007B42CC">
        <w:rPr>
          <w:rFonts w:ascii="Segoe UI" w:hAnsi="Segoe UI" w:eastAsia="Times New Roman" w:cs="Segoe UI"/>
          <w:sz w:val="24"/>
          <w:szCs w:val="24"/>
          <w:lang w:val="en-US"/>
        </w:rPr>
        <w:t>provides</w:t>
      </w:r>
      <w:r w:rsidRPr="290DAA7A" w:rsidR="007B42CC">
        <w:rPr>
          <w:rFonts w:ascii="Segoe UI" w:hAnsi="Segoe UI" w:eastAsia="Times New Roman" w:cs="Segoe UI"/>
          <w:sz w:val="24"/>
          <w:szCs w:val="24"/>
          <w:lang w:val="en-US"/>
        </w:rPr>
        <w:t xml:space="preserve"> valuable insights into the dynamic </w:t>
      </w:r>
      <w:r w:rsidRPr="290DAA7A" w:rsidR="007B42CC">
        <w:rPr>
          <w:rFonts w:ascii="Segoe UI" w:hAnsi="Segoe UI" w:eastAsia="Times New Roman" w:cs="Segoe UI"/>
          <w:sz w:val="24"/>
          <w:szCs w:val="24"/>
          <w:lang w:val="en-US"/>
        </w:rPr>
        <w:t>bio-physical</w:t>
      </w:r>
      <w:r w:rsidRPr="290DAA7A" w:rsidR="007B42CC">
        <w:rPr>
          <w:rFonts w:ascii="Segoe UI" w:hAnsi="Segoe UI" w:eastAsia="Times New Roman" w:cs="Segoe UI"/>
          <w:sz w:val="24"/>
          <w:szCs w:val="24"/>
          <w:lang w:val="en-US"/>
        </w:rPr>
        <w:t xml:space="preserve"> processes within the Limpopo River basin</w:t>
      </w:r>
      <w:ins w:author="Dickens, Chris (IWMI)" w:date="2024-10-04T05:01:42.831Z" w:id="2040964024">
        <w:r w:rsidRPr="290DAA7A" w:rsidR="6C57950B">
          <w:rPr>
            <w:rFonts w:ascii="Segoe UI" w:hAnsi="Segoe UI" w:eastAsia="Times New Roman" w:cs="Segoe UI"/>
            <w:sz w:val="24"/>
            <w:szCs w:val="24"/>
            <w:lang w:val="en-US"/>
          </w:rPr>
          <w:t xml:space="preserve"> and has been </w:t>
        </w:r>
        <w:r w:rsidRPr="290DAA7A" w:rsidR="6C57950B">
          <w:rPr>
            <w:rFonts w:ascii="Segoe UI" w:hAnsi="Segoe UI" w:eastAsia="Times New Roman" w:cs="Segoe UI"/>
            <w:sz w:val="24"/>
            <w:szCs w:val="24"/>
            <w:lang w:val="en-US"/>
          </w:rPr>
          <w:t>used as the basis for the Digital Twin</w:t>
        </w:r>
      </w:ins>
      <w:commentRangeStart w:id="1145400006"/>
      <w:ins w:author="Dickens, Chris (IWMI)" w:date="2024-10-04T05:01:42.831Z" w:id="2129343660">
        <w:r w:rsidRPr="290DAA7A" w:rsidR="6C57950B">
          <w:rPr>
            <w:rFonts w:ascii="Segoe UI" w:hAnsi="Segoe UI" w:eastAsia="Times New Roman" w:cs="Segoe UI"/>
            <w:sz w:val="24"/>
            <w:szCs w:val="24"/>
            <w:lang w:val="en-US"/>
          </w:rPr>
          <w:t>.............................</w:t>
        </w:r>
      </w:ins>
      <w:r w:rsidRPr="290DAA7A" w:rsidR="007B42CC">
        <w:rPr>
          <w:rFonts w:ascii="Segoe UI" w:hAnsi="Segoe UI" w:eastAsia="Times New Roman" w:cs="Segoe UI"/>
          <w:sz w:val="24"/>
          <w:szCs w:val="24"/>
          <w:lang w:val="en-US"/>
        </w:rPr>
        <w:t>.</w:t>
      </w:r>
      <w:commentRangeEnd w:id="1145400006"/>
      <w:r>
        <w:rPr>
          <w:rStyle w:val="CommentReference"/>
        </w:rPr>
        <w:commentReference w:id="1145400006"/>
      </w:r>
    </w:p>
    <w:p w:rsidRPr="00662C0C" w:rsidR="005E5BE0" w:rsidRDefault="007B42CC" w14:paraId="3362638E" w14:textId="77777777">
      <w:pPr>
        <w:spacing w:before="240" w:after="240"/>
        <w:jc w:val="both"/>
        <w:rPr>
          <w:rFonts w:ascii="Segoe UI" w:hAnsi="Segoe UI" w:eastAsia="Times New Roman" w:cs="Segoe UI"/>
          <w:b/>
          <w:sz w:val="32"/>
          <w:szCs w:val="32"/>
        </w:rPr>
      </w:pPr>
      <w:r w:rsidRPr="00662C0C">
        <w:rPr>
          <w:rFonts w:ascii="Segoe UI" w:hAnsi="Segoe UI" w:eastAsia="Times New Roman" w:cs="Segoe UI"/>
          <w:b/>
          <w:sz w:val="32"/>
          <w:szCs w:val="32"/>
        </w:rPr>
        <w:t>2.1 Objectives</w:t>
      </w:r>
    </w:p>
    <w:p w:rsidRPr="00662C0C" w:rsidR="005E5BE0" w:rsidP="07C805DE" w:rsidRDefault="007B42CC" w14:paraId="609205C4" w14:textId="77777777">
      <w:pPr>
        <w:spacing w:before="240" w:after="240"/>
        <w:jc w:val="both"/>
        <w:rPr>
          <w:rFonts w:ascii="Segoe UI" w:hAnsi="Segoe UI" w:eastAsia="Times New Roman" w:cs="Segoe UI"/>
          <w:sz w:val="24"/>
          <w:szCs w:val="24"/>
          <w:lang w:val="en-US"/>
        </w:rPr>
      </w:pPr>
      <w:r w:rsidRPr="07C805DE">
        <w:rPr>
          <w:rFonts w:ascii="Segoe UI" w:hAnsi="Segoe UI" w:eastAsia="Times New Roman" w:cs="Segoe UI"/>
          <w:sz w:val="24"/>
          <w:szCs w:val="24"/>
          <w:lang w:val="en-US"/>
        </w:rPr>
        <w:t>The primary objectives of the WebGIS Portal include:</w:t>
      </w:r>
    </w:p>
    <w:p w:rsidRPr="00662C0C" w:rsidR="005E5BE0" w:rsidP="290DAA7A" w:rsidRDefault="007B42CC" w14:paraId="5CF41F78" w14:textId="317D3A85">
      <w:pPr>
        <w:numPr>
          <w:ilvl w:val="0"/>
          <w:numId w:val="4"/>
        </w:numPr>
        <w:spacing w:before="240"/>
        <w:jc w:val="both"/>
        <w:rPr>
          <w:rFonts w:ascii="Segoe UI" w:hAnsi="Segoe UI" w:eastAsia="Times New Roman" w:cs="Segoe UI"/>
          <w:sz w:val="24"/>
          <w:szCs w:val="24"/>
          <w:lang w:val="en-US"/>
        </w:rPr>
      </w:pPr>
      <w:r w:rsidRPr="290DAA7A" w:rsidR="007B42CC">
        <w:rPr>
          <w:rFonts w:ascii="Segoe UI" w:hAnsi="Segoe UI" w:eastAsia="Times New Roman" w:cs="Segoe UI"/>
          <w:sz w:val="24"/>
          <w:szCs w:val="24"/>
          <w:lang w:val="en-US"/>
        </w:rPr>
        <w:t>Geospatial Visualization: Develop a web application</w:t>
      </w:r>
      <w:ins w:author="Dickens, Chris (IWMI)" w:date="2024-10-04T05:04:54.902Z" w:id="1870551190">
        <w:r w:rsidRPr="290DAA7A" w:rsidR="65BC3554">
          <w:rPr>
            <w:rFonts w:ascii="Segoe UI" w:hAnsi="Segoe UI" w:eastAsia="Times New Roman" w:cs="Segoe UI"/>
            <w:sz w:val="24"/>
            <w:szCs w:val="24"/>
            <w:lang w:val="en-US"/>
          </w:rPr>
          <w:t xml:space="preserve"> that forms the </w:t>
        </w:r>
      </w:ins>
      <w:commentRangeStart w:id="1726889191"/>
      <w:ins w:author="Dickens, Chris (IWMI)" w:date="2024-10-04T05:05:05.62Z" w:id="523580333">
        <w:r w:rsidRPr="290DAA7A" w:rsidR="65BC3554">
          <w:rPr>
            <w:rFonts w:ascii="Segoe UI" w:hAnsi="Segoe UI" w:eastAsia="Times New Roman" w:cs="Segoe UI"/>
            <w:sz w:val="24"/>
            <w:szCs w:val="24"/>
            <w:lang w:val="en-US"/>
          </w:rPr>
          <w:t>foundation</w:t>
        </w:r>
      </w:ins>
      <w:commentRangeEnd w:id="1726889191"/>
      <w:r>
        <w:rPr>
          <w:rStyle w:val="CommentReference"/>
        </w:rPr>
        <w:commentReference w:id="1726889191"/>
      </w:r>
      <w:ins w:author="Dickens, Chris (IWMI)" w:date="2024-10-04T05:05:05.62Z" w:id="802960006">
        <w:r w:rsidRPr="290DAA7A" w:rsidR="65BC3554">
          <w:rPr>
            <w:rFonts w:ascii="Segoe UI" w:hAnsi="Segoe UI" w:eastAsia="Times New Roman" w:cs="Segoe UI"/>
            <w:sz w:val="24"/>
            <w:szCs w:val="24"/>
            <w:lang w:val="en-US"/>
          </w:rPr>
          <w:t xml:space="preserve"> </w:t>
        </w:r>
      </w:ins>
      <w:ins w:author="Dickens, Chris (IWMI)" w:date="2024-10-04T05:06:23.997Z" w:id="2032214982">
        <w:r w:rsidRPr="290DAA7A" w:rsidR="69E16C28">
          <w:rPr>
            <w:rFonts w:ascii="Segoe UI" w:hAnsi="Segoe UI" w:eastAsia="Times New Roman" w:cs="Segoe UI"/>
            <w:sz w:val="24"/>
            <w:szCs w:val="24"/>
            <w:lang w:val="en-US"/>
          </w:rPr>
          <w:t>of</w:t>
        </w:r>
      </w:ins>
      <w:ins w:author="Dickens, Chris (IWMI)" w:date="2024-10-04T05:04:54.902Z" w:id="536526437">
        <w:r w:rsidRPr="290DAA7A" w:rsidR="65BC3554">
          <w:rPr>
            <w:rFonts w:ascii="Segoe UI" w:hAnsi="Segoe UI" w:eastAsia="Times New Roman" w:cs="Segoe UI"/>
            <w:sz w:val="24"/>
            <w:szCs w:val="24"/>
            <w:lang w:val="en-US"/>
          </w:rPr>
          <w:t xml:space="preserve"> the Digital Twin,</w:t>
        </w:r>
      </w:ins>
      <w:r w:rsidRPr="290DAA7A" w:rsidR="007B42CC">
        <w:rPr>
          <w:rFonts w:ascii="Segoe UI" w:hAnsi="Segoe UI" w:eastAsia="Times New Roman" w:cs="Segoe UI"/>
          <w:sz w:val="24"/>
          <w:szCs w:val="24"/>
          <w:lang w:val="en-US"/>
        </w:rPr>
        <w:t xml:space="preserve"> to visualize and interact with spatial data specific to the Limpopo River basin.</w:t>
      </w:r>
    </w:p>
    <w:p w:rsidRPr="00662C0C" w:rsidR="005E5BE0" w:rsidP="19BF21B8" w:rsidRDefault="007B42CC" w14:paraId="1C6834AF" w14:textId="77777777">
      <w:pPr>
        <w:numPr>
          <w:ilvl w:val="0"/>
          <w:numId w:val="4"/>
        </w:numPr>
        <w:jc w:val="both"/>
        <w:rPr>
          <w:rFonts w:ascii="Segoe UI" w:hAnsi="Segoe UI" w:eastAsia="Times New Roman" w:cs="Segoe UI"/>
          <w:sz w:val="24"/>
          <w:szCs w:val="24"/>
          <w:lang w:val="en-US"/>
        </w:rPr>
      </w:pPr>
      <w:r w:rsidRPr="19BF21B8" w:rsidR="007B42CC">
        <w:rPr>
          <w:rFonts w:ascii="Segoe UI" w:hAnsi="Segoe UI" w:eastAsia="Times New Roman" w:cs="Segoe UI"/>
          <w:sz w:val="24"/>
          <w:szCs w:val="24"/>
          <w:lang w:val="en-US"/>
        </w:rPr>
        <w:t>Mapping Functionalities: Implement essential mapping features like zoom, pan, and layer control.</w:t>
      </w:r>
    </w:p>
    <w:p w:rsidRPr="00662C0C" w:rsidR="005E5BE0" w:rsidP="07C805DE" w:rsidRDefault="007B42CC" w14:paraId="64B9DB3D" w14:textId="77777777">
      <w:pPr>
        <w:numPr>
          <w:ilvl w:val="0"/>
          <w:numId w:val="4"/>
        </w:numPr>
        <w:jc w:val="both"/>
        <w:rPr>
          <w:rFonts w:ascii="Segoe UI" w:hAnsi="Segoe UI" w:eastAsia="Times New Roman" w:cs="Segoe UI"/>
          <w:sz w:val="24"/>
          <w:szCs w:val="24"/>
          <w:lang w:val="en-US"/>
        </w:rPr>
      </w:pPr>
      <w:r w:rsidRPr="07C805DE">
        <w:rPr>
          <w:rFonts w:ascii="Segoe UI" w:hAnsi="Segoe UI" w:eastAsia="Times New Roman" w:cs="Segoe UI"/>
          <w:sz w:val="24"/>
          <w:szCs w:val="24"/>
          <w:lang w:val="en-US"/>
        </w:rPr>
        <w:t>Data Integration: Integrate diverse geospatial data sources to provide accurate and up-to-date information.</w:t>
      </w:r>
    </w:p>
    <w:p w:rsidRPr="00662C0C" w:rsidR="005E5BE0" w:rsidRDefault="007B42CC" w14:paraId="491C9FCE" w14:textId="77777777">
      <w:pPr>
        <w:numPr>
          <w:ilvl w:val="0"/>
          <w:numId w:val="4"/>
        </w:numPr>
        <w:jc w:val="both"/>
        <w:rPr>
          <w:rFonts w:ascii="Segoe UI" w:hAnsi="Segoe UI" w:eastAsia="Times New Roman" w:cs="Segoe UI"/>
          <w:sz w:val="24"/>
          <w:szCs w:val="24"/>
        </w:rPr>
      </w:pPr>
      <w:r w:rsidRPr="00662C0C">
        <w:rPr>
          <w:rFonts w:ascii="Segoe UI" w:hAnsi="Segoe UI" w:eastAsia="Times New Roman" w:cs="Segoe UI"/>
          <w:sz w:val="24"/>
          <w:szCs w:val="24"/>
        </w:rPr>
        <w:t>User Experience: Offer a user-friendly interface for seamless navigation and data exploration.</w:t>
      </w:r>
    </w:p>
    <w:p w:rsidRPr="00662C0C" w:rsidR="005E5BE0" w:rsidRDefault="007B42CC" w14:paraId="6A2B8A35" w14:textId="77777777">
      <w:pPr>
        <w:numPr>
          <w:ilvl w:val="0"/>
          <w:numId w:val="4"/>
        </w:numPr>
        <w:spacing w:after="240"/>
        <w:jc w:val="both"/>
        <w:rPr>
          <w:rFonts w:ascii="Segoe UI" w:hAnsi="Segoe UI" w:eastAsia="Times New Roman" w:cs="Segoe UI"/>
          <w:sz w:val="24"/>
          <w:szCs w:val="24"/>
        </w:rPr>
      </w:pPr>
      <w:r w:rsidRPr="00662C0C">
        <w:rPr>
          <w:rFonts w:ascii="Segoe UI" w:hAnsi="Segoe UI" w:eastAsia="Times New Roman" w:cs="Segoe UI"/>
          <w:sz w:val="24"/>
          <w:szCs w:val="24"/>
        </w:rPr>
        <w:t xml:space="preserve">Cross-Browser Compatibility: Ensure the portal functions effectively across different browsers and devices. </w:t>
      </w:r>
    </w:p>
    <w:p w:rsidRPr="00662C0C" w:rsidR="005E5BE0" w:rsidRDefault="007B42CC" w14:paraId="04B69F80" w14:textId="77777777">
      <w:pPr>
        <w:spacing w:before="240" w:after="240"/>
        <w:jc w:val="both"/>
        <w:rPr>
          <w:rFonts w:ascii="Segoe UI" w:hAnsi="Segoe UI" w:eastAsia="Times New Roman" w:cs="Segoe UI"/>
          <w:b/>
          <w:sz w:val="32"/>
          <w:szCs w:val="32"/>
        </w:rPr>
      </w:pPr>
      <w:r w:rsidRPr="00662C0C">
        <w:rPr>
          <w:rFonts w:ascii="Segoe UI" w:hAnsi="Segoe UI" w:eastAsia="Times New Roman" w:cs="Segoe UI"/>
          <w:b/>
          <w:sz w:val="32"/>
          <w:szCs w:val="32"/>
        </w:rPr>
        <w:t>2.2 Scope</w:t>
      </w:r>
    </w:p>
    <w:p w:rsidRPr="00662C0C" w:rsidR="005E5BE0" w:rsidP="07C805DE" w:rsidRDefault="007B42CC" w14:paraId="6D119550" w14:textId="77777777">
      <w:pPr>
        <w:spacing w:before="240" w:after="240"/>
        <w:jc w:val="both"/>
        <w:rPr>
          <w:rFonts w:ascii="Segoe UI" w:hAnsi="Segoe UI" w:eastAsia="Times New Roman" w:cs="Segoe UI"/>
          <w:sz w:val="24"/>
          <w:szCs w:val="24"/>
          <w:lang w:val="en-US"/>
        </w:rPr>
      </w:pPr>
      <w:r w:rsidRPr="07C805DE">
        <w:rPr>
          <w:rFonts w:ascii="Segoe UI" w:hAnsi="Segoe UI" w:eastAsia="Times New Roman" w:cs="Segoe UI"/>
          <w:sz w:val="24"/>
          <w:szCs w:val="24"/>
          <w:lang w:val="en-US"/>
        </w:rPr>
        <w:t>The WebGIS Portal encompasses the following key components:</w:t>
      </w:r>
    </w:p>
    <w:p w:rsidRPr="00662C0C" w:rsidR="005E5BE0" w:rsidP="07C805DE" w:rsidRDefault="007B42CC" w14:paraId="569A1785" w14:textId="77777777">
      <w:pPr>
        <w:numPr>
          <w:ilvl w:val="0"/>
          <w:numId w:val="37"/>
        </w:numPr>
        <w:spacing w:before="240"/>
        <w:jc w:val="both"/>
        <w:rPr>
          <w:rFonts w:ascii="Segoe UI" w:hAnsi="Segoe UI" w:eastAsia="Times New Roman" w:cs="Segoe UI"/>
          <w:sz w:val="24"/>
          <w:szCs w:val="24"/>
          <w:lang w:val="en-US"/>
        </w:rPr>
      </w:pPr>
      <w:r w:rsidRPr="07C805DE">
        <w:rPr>
          <w:rFonts w:ascii="Segoe UI" w:hAnsi="Segoe UI" w:eastAsia="Times New Roman" w:cs="Segoe UI"/>
          <w:sz w:val="24"/>
          <w:szCs w:val="24"/>
          <w:lang w:val="en-US"/>
        </w:rPr>
        <w:t>Responsive Portal: An interactive WebGIS portal designed for diverse devices.</w:t>
      </w:r>
    </w:p>
    <w:p w:rsidRPr="00662C0C" w:rsidR="005E5BE0" w:rsidRDefault="007B42CC" w14:paraId="70853416" w14:textId="77777777">
      <w:pPr>
        <w:numPr>
          <w:ilvl w:val="0"/>
          <w:numId w:val="37"/>
        </w:numPr>
        <w:jc w:val="both"/>
        <w:rPr>
          <w:rFonts w:ascii="Segoe UI" w:hAnsi="Segoe UI" w:eastAsia="Times New Roman" w:cs="Segoe UI"/>
          <w:sz w:val="24"/>
          <w:szCs w:val="24"/>
        </w:rPr>
      </w:pPr>
      <w:r w:rsidRPr="00662C0C">
        <w:rPr>
          <w:rFonts w:ascii="Segoe UI" w:hAnsi="Segoe UI" w:eastAsia="Times New Roman" w:cs="Segoe UI"/>
          <w:sz w:val="24"/>
          <w:szCs w:val="24"/>
        </w:rPr>
        <w:t>Geospatial Data Integration: Aggregated data from APIs and other sources.</w:t>
      </w:r>
    </w:p>
    <w:p w:rsidRPr="00662C0C" w:rsidR="005E5BE0" w:rsidRDefault="007B42CC" w14:paraId="412C29FA" w14:textId="77777777">
      <w:pPr>
        <w:numPr>
          <w:ilvl w:val="0"/>
          <w:numId w:val="37"/>
        </w:numPr>
        <w:jc w:val="both"/>
        <w:rPr>
          <w:rFonts w:ascii="Segoe UI" w:hAnsi="Segoe UI" w:eastAsia="Times New Roman" w:cs="Segoe UI"/>
          <w:sz w:val="24"/>
          <w:szCs w:val="24"/>
        </w:rPr>
      </w:pPr>
      <w:r w:rsidRPr="00662C0C">
        <w:rPr>
          <w:rFonts w:ascii="Segoe UI" w:hAnsi="Segoe UI" w:eastAsia="Times New Roman" w:cs="Segoe UI"/>
          <w:sz w:val="24"/>
          <w:szCs w:val="24"/>
        </w:rPr>
        <w:t>Advanced Visualization: Tools for visualizing data related to irrigated areas.</w:t>
      </w:r>
    </w:p>
    <w:p w:rsidRPr="00662C0C" w:rsidR="005E5BE0" w:rsidP="07C805DE" w:rsidRDefault="007B42CC" w14:paraId="56532A92" w14:textId="77777777">
      <w:pPr>
        <w:numPr>
          <w:ilvl w:val="0"/>
          <w:numId w:val="37"/>
        </w:numPr>
        <w:jc w:val="both"/>
        <w:rPr>
          <w:rFonts w:ascii="Segoe UI" w:hAnsi="Segoe UI" w:eastAsia="Times New Roman" w:cs="Segoe UI"/>
          <w:sz w:val="24"/>
          <w:szCs w:val="24"/>
          <w:lang w:val="en-US"/>
        </w:rPr>
      </w:pPr>
      <w:r w:rsidRPr="07C805DE">
        <w:rPr>
          <w:rFonts w:ascii="Segoe UI" w:hAnsi="Segoe UI" w:eastAsia="Times New Roman" w:cs="Segoe UI"/>
          <w:sz w:val="24"/>
          <w:szCs w:val="24"/>
          <w:lang w:val="en-US"/>
        </w:rPr>
        <w:t>AI-Driven Chatbot: A chatbot to assist users with queries and navigation.</w:t>
      </w:r>
    </w:p>
    <w:p w:rsidRPr="00662C0C" w:rsidR="005E5BE0" w:rsidRDefault="007B42CC" w14:paraId="4F94F935" w14:textId="77777777">
      <w:pPr>
        <w:numPr>
          <w:ilvl w:val="0"/>
          <w:numId w:val="37"/>
        </w:numPr>
        <w:jc w:val="both"/>
        <w:rPr>
          <w:rFonts w:ascii="Segoe UI" w:hAnsi="Segoe UI" w:eastAsia="Times New Roman" w:cs="Segoe UI"/>
          <w:sz w:val="24"/>
          <w:szCs w:val="24"/>
        </w:rPr>
      </w:pPr>
      <w:r w:rsidRPr="00662C0C">
        <w:rPr>
          <w:rFonts w:ascii="Segoe UI" w:hAnsi="Segoe UI" w:eastAsia="Times New Roman" w:cs="Segoe UI"/>
          <w:sz w:val="24"/>
          <w:szCs w:val="24"/>
        </w:rPr>
        <w:t>Enhanced Time Series Maps: Fixed and enhanced time series maps for better data analysis.</w:t>
      </w:r>
    </w:p>
    <w:p w:rsidRPr="00662C0C" w:rsidR="005E5BE0" w:rsidP="07C805DE" w:rsidRDefault="007B42CC" w14:paraId="21293BC0" w14:textId="77777777">
      <w:pPr>
        <w:numPr>
          <w:ilvl w:val="0"/>
          <w:numId w:val="37"/>
        </w:numPr>
        <w:jc w:val="both"/>
        <w:rPr>
          <w:rFonts w:ascii="Segoe UI" w:hAnsi="Segoe UI" w:eastAsia="Times New Roman" w:cs="Segoe UI"/>
          <w:sz w:val="24"/>
          <w:szCs w:val="24"/>
          <w:lang w:val="en-US"/>
        </w:rPr>
      </w:pPr>
      <w:r w:rsidRPr="07C805DE">
        <w:rPr>
          <w:rFonts w:ascii="Segoe UI" w:hAnsi="Segoe UI" w:eastAsia="Times New Roman" w:cs="Segoe UI"/>
          <w:sz w:val="24"/>
          <w:szCs w:val="24"/>
          <w:lang w:val="en-US"/>
        </w:rPr>
        <w:t>Additional Shapefiles: Inclusion of additional shapefiles for comprehensive data coverage.</w:t>
      </w:r>
    </w:p>
    <w:p w:rsidRPr="00662C0C" w:rsidR="005E5BE0" w:rsidRDefault="007B42CC" w14:paraId="45E5F1E4" w14:textId="77777777">
      <w:pPr>
        <w:numPr>
          <w:ilvl w:val="0"/>
          <w:numId w:val="37"/>
        </w:numPr>
        <w:spacing w:after="240"/>
        <w:jc w:val="both"/>
        <w:rPr>
          <w:rFonts w:ascii="Segoe UI" w:hAnsi="Segoe UI" w:eastAsia="Times New Roman" w:cs="Segoe UI"/>
          <w:sz w:val="24"/>
          <w:szCs w:val="24"/>
        </w:rPr>
      </w:pPr>
      <w:r w:rsidRPr="00662C0C">
        <w:rPr>
          <w:rFonts w:ascii="Segoe UI" w:hAnsi="Segoe UI" w:eastAsia="Times New Roman" w:cs="Segoe UI"/>
          <w:sz w:val="24"/>
          <w:szCs w:val="24"/>
        </w:rPr>
        <w:t>AWS Deployment: Hosting on AWS for high availability and scalability.</w:t>
      </w:r>
    </w:p>
    <w:p w:rsidRPr="00662C0C" w:rsidR="005E5BE0" w:rsidRDefault="007B42CC" w14:paraId="217D9A10" w14:textId="77777777">
      <w:pPr>
        <w:spacing w:before="240" w:after="40"/>
        <w:jc w:val="both"/>
        <w:rPr>
          <w:rFonts w:ascii="Segoe UI" w:hAnsi="Segoe UI" w:eastAsia="Times New Roman" w:cs="Segoe UI"/>
          <w:b/>
          <w:sz w:val="32"/>
          <w:szCs w:val="32"/>
        </w:rPr>
      </w:pPr>
      <w:r w:rsidRPr="00662C0C">
        <w:rPr>
          <w:rFonts w:ascii="Segoe UI" w:hAnsi="Segoe UI" w:eastAsia="Times New Roman" w:cs="Segoe UI"/>
          <w:b/>
          <w:sz w:val="32"/>
          <w:szCs w:val="32"/>
        </w:rPr>
        <w:t>3. Technical Implementation</w:t>
      </w:r>
    </w:p>
    <w:p w:rsidRPr="00662C0C" w:rsidR="005E5BE0" w:rsidRDefault="007B42CC" w14:paraId="6A8C104E" w14:textId="77777777">
      <w:pPr>
        <w:spacing w:before="240" w:after="240"/>
        <w:jc w:val="both"/>
        <w:rPr>
          <w:rFonts w:ascii="Segoe UI" w:hAnsi="Segoe UI" w:eastAsia="Times New Roman" w:cs="Segoe UI"/>
          <w:b/>
          <w:sz w:val="28"/>
          <w:szCs w:val="28"/>
        </w:rPr>
      </w:pPr>
      <w:r w:rsidRPr="00662C0C">
        <w:rPr>
          <w:rFonts w:ascii="Segoe UI" w:hAnsi="Segoe UI" w:eastAsia="Times New Roman" w:cs="Segoe UI"/>
          <w:b/>
          <w:sz w:val="28"/>
          <w:szCs w:val="28"/>
        </w:rPr>
        <w:t>3.1 Platform Architecture</w:t>
      </w:r>
    </w:p>
    <w:p w:rsidRPr="00662C0C" w:rsidR="005E5BE0" w:rsidP="07C805DE" w:rsidRDefault="007B42CC" w14:paraId="1A5A7EE4" w14:textId="77777777">
      <w:pPr>
        <w:spacing w:before="240" w:after="240"/>
        <w:jc w:val="both"/>
        <w:rPr>
          <w:rFonts w:ascii="Segoe UI" w:hAnsi="Segoe UI" w:eastAsia="Times New Roman" w:cs="Segoe UI"/>
          <w:sz w:val="24"/>
          <w:szCs w:val="24"/>
          <w:lang w:val="en-US"/>
        </w:rPr>
      </w:pPr>
      <w:r w:rsidRPr="290DAA7A" w:rsidR="007B42CC">
        <w:rPr>
          <w:rFonts w:ascii="Segoe UI" w:hAnsi="Segoe UI" w:eastAsia="Times New Roman" w:cs="Segoe UI"/>
          <w:sz w:val="24"/>
          <w:szCs w:val="24"/>
          <w:lang w:val="en-US"/>
        </w:rPr>
        <w:t xml:space="preserve">The </w:t>
      </w:r>
      <w:r w:rsidRPr="290DAA7A" w:rsidR="007B42CC">
        <w:rPr>
          <w:rFonts w:ascii="Segoe UI" w:hAnsi="Segoe UI" w:eastAsia="Times New Roman" w:cs="Segoe UI"/>
          <w:sz w:val="24"/>
          <w:szCs w:val="24"/>
          <w:lang w:val="en-US"/>
        </w:rPr>
        <w:t>WebGIS</w:t>
      </w:r>
      <w:r w:rsidRPr="290DAA7A" w:rsidR="007B42CC">
        <w:rPr>
          <w:rFonts w:ascii="Segoe UI" w:hAnsi="Segoe UI" w:eastAsia="Times New Roman" w:cs="Segoe UI"/>
          <w:sz w:val="24"/>
          <w:szCs w:val="24"/>
          <w:lang w:val="en-US"/>
        </w:rPr>
        <w:t xml:space="preserve"> Portal utilizes the </w:t>
      </w:r>
      <w:commentRangeStart w:id="1327906663"/>
      <w:r w:rsidRPr="290DAA7A" w:rsidR="007B42CC">
        <w:rPr>
          <w:rFonts w:ascii="Segoe UI" w:hAnsi="Segoe UI" w:eastAsia="Times New Roman" w:cs="Segoe UI"/>
          <w:sz w:val="24"/>
          <w:szCs w:val="24"/>
          <w:lang w:val="en-US"/>
        </w:rPr>
        <w:t>TerriaJS</w:t>
      </w:r>
      <w:commentRangeEnd w:id="1327906663"/>
      <w:r>
        <w:rPr>
          <w:rStyle w:val="CommentReference"/>
        </w:rPr>
        <w:commentReference w:id="1327906663"/>
      </w:r>
      <w:r w:rsidRPr="290DAA7A" w:rsidR="007B42CC">
        <w:rPr>
          <w:rFonts w:ascii="Segoe UI" w:hAnsi="Segoe UI" w:eastAsia="Times New Roman" w:cs="Segoe UI"/>
          <w:sz w:val="24"/>
          <w:szCs w:val="24"/>
          <w:lang w:val="en-US"/>
        </w:rPr>
        <w:t xml:space="preserve"> framework, chosen for its ability to assemble spatial data catalogs through manual curation and live querying of online services. </w:t>
      </w:r>
      <w:r w:rsidRPr="290DAA7A" w:rsidR="007B42CC">
        <w:rPr>
          <w:rFonts w:ascii="Segoe UI" w:hAnsi="Segoe UI" w:eastAsia="Times New Roman" w:cs="Segoe UI"/>
          <w:sz w:val="24"/>
          <w:szCs w:val="24"/>
          <w:lang w:val="en-US"/>
        </w:rPr>
        <w:t>TerriaJS</w:t>
      </w:r>
      <w:r w:rsidRPr="290DAA7A" w:rsidR="007B42CC">
        <w:rPr>
          <w:rFonts w:ascii="Segoe UI" w:hAnsi="Segoe UI" w:eastAsia="Times New Roman" w:cs="Segoe UI"/>
          <w:sz w:val="24"/>
          <w:szCs w:val="24"/>
          <w:lang w:val="en-US"/>
        </w:rPr>
        <w:t>, which supports leading platforms like A</w:t>
      </w:r>
      <w:commentRangeStart w:id="465114051"/>
      <w:r w:rsidRPr="290DAA7A" w:rsidR="007B42CC">
        <w:rPr>
          <w:rFonts w:ascii="Segoe UI" w:hAnsi="Segoe UI" w:eastAsia="Times New Roman" w:cs="Segoe UI"/>
          <w:sz w:val="24"/>
          <w:szCs w:val="24"/>
          <w:lang w:val="en-US"/>
        </w:rPr>
        <w:t xml:space="preserve">ustralia's </w:t>
      </w:r>
      <w:r w:rsidRPr="290DAA7A" w:rsidR="007B42CC">
        <w:rPr>
          <w:rFonts w:ascii="Segoe UI" w:hAnsi="Segoe UI" w:eastAsia="Times New Roman" w:cs="Segoe UI"/>
          <w:sz w:val="24"/>
          <w:szCs w:val="24"/>
          <w:lang w:val="en-US"/>
        </w:rPr>
        <w:t>NationalMap</w:t>
      </w:r>
      <w:r w:rsidRPr="290DAA7A" w:rsidR="007B42CC">
        <w:rPr>
          <w:rFonts w:ascii="Segoe UI" w:hAnsi="Segoe UI" w:eastAsia="Times New Roman" w:cs="Segoe UI"/>
          <w:sz w:val="24"/>
          <w:szCs w:val="24"/>
          <w:lang w:val="en-US"/>
        </w:rPr>
        <w:t xml:space="preserve"> and New South Wales Digital Twin Visualization Service</w:t>
      </w:r>
      <w:commentRangeEnd w:id="465114051"/>
      <w:r>
        <w:rPr>
          <w:rStyle w:val="CommentReference"/>
        </w:rPr>
        <w:commentReference w:id="465114051"/>
      </w:r>
      <w:r w:rsidRPr="290DAA7A" w:rsidR="007B42CC">
        <w:rPr>
          <w:rFonts w:ascii="Segoe UI" w:hAnsi="Segoe UI" w:eastAsia="Times New Roman" w:cs="Segoe UI"/>
          <w:sz w:val="24"/>
          <w:szCs w:val="24"/>
          <w:lang w:val="en-US"/>
        </w:rPr>
        <w:t>, is well-suited for integrating and visualizing satellite imagery and other spatial data.</w:t>
      </w:r>
    </w:p>
    <w:p w:rsidRPr="00662C0C" w:rsidR="005E5BE0" w:rsidRDefault="007B42CC" w14:paraId="1CC2C2A7" w14:textId="77777777">
      <w:pPr>
        <w:spacing w:before="240" w:after="240"/>
        <w:jc w:val="both"/>
        <w:rPr>
          <w:rFonts w:ascii="Segoe UI" w:hAnsi="Segoe UI" w:eastAsia="Times New Roman" w:cs="Segoe UI"/>
          <w:sz w:val="24"/>
          <w:szCs w:val="24"/>
        </w:rPr>
      </w:pPr>
      <w:r w:rsidRPr="00662C0C">
        <w:rPr>
          <w:rFonts w:ascii="Segoe UI" w:hAnsi="Segoe UI" w:eastAsia="Times New Roman" w:cs="Segoe UI"/>
          <w:noProof/>
          <w:sz w:val="24"/>
          <w:szCs w:val="24"/>
        </w:rPr>
        <w:drawing>
          <wp:inline distT="114300" distB="114300" distL="114300" distR="114300" wp14:anchorId="14FB81A2" wp14:editId="0FA8DA2E">
            <wp:extent cx="5943600" cy="3019425"/>
            <wp:effectExtent l="0" t="0" r="0" b="0"/>
            <wp:docPr id="43"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8"/>
                    <a:srcRect/>
                    <a:stretch>
                      <a:fillRect/>
                    </a:stretch>
                  </pic:blipFill>
                  <pic:spPr>
                    <a:xfrm>
                      <a:off x="0" y="0"/>
                      <a:ext cx="5943600" cy="3019425"/>
                    </a:xfrm>
                    <a:prstGeom prst="rect">
                      <a:avLst/>
                    </a:prstGeom>
                    <a:ln/>
                  </pic:spPr>
                </pic:pic>
              </a:graphicData>
            </a:graphic>
          </wp:inline>
        </w:drawing>
      </w:r>
    </w:p>
    <w:p w:rsidRPr="00662C0C" w:rsidR="005E5BE0" w:rsidP="07C805DE" w:rsidRDefault="007B42CC" w14:paraId="76B241A1" w14:textId="6B892662">
      <w:pPr>
        <w:spacing w:before="240" w:after="240"/>
        <w:jc w:val="center"/>
        <w:rPr>
          <w:rFonts w:ascii="Segoe UI" w:hAnsi="Segoe UI" w:eastAsia="Times New Roman" w:cs="Segoe UI"/>
          <w:sz w:val="24"/>
          <w:szCs w:val="24"/>
          <w:lang w:val="en-US"/>
        </w:rPr>
      </w:pPr>
      <w:r w:rsidRPr="290DAA7A" w:rsidR="007B42CC">
        <w:rPr>
          <w:rFonts w:ascii="Segoe UI" w:hAnsi="Segoe UI" w:eastAsia="Times New Roman" w:cs="Segoe UI"/>
          <w:sz w:val="24"/>
          <w:szCs w:val="24"/>
          <w:lang w:val="en-US"/>
        </w:rPr>
        <w:t xml:space="preserve">Figure 1: The homepage of the </w:t>
      </w:r>
      <w:r w:rsidRPr="290DAA7A" w:rsidR="007B42CC">
        <w:rPr>
          <w:rFonts w:ascii="Segoe UI" w:hAnsi="Segoe UI" w:eastAsia="Times New Roman" w:cs="Segoe UI"/>
          <w:sz w:val="24"/>
          <w:szCs w:val="24"/>
          <w:lang w:val="en-US"/>
        </w:rPr>
        <w:t>TerriaJS</w:t>
      </w:r>
      <w:r w:rsidRPr="290DAA7A" w:rsidR="007B42CC">
        <w:rPr>
          <w:rFonts w:ascii="Segoe UI" w:hAnsi="Segoe UI" w:eastAsia="Times New Roman" w:cs="Segoe UI"/>
          <w:sz w:val="24"/>
          <w:szCs w:val="24"/>
          <w:lang w:val="en-US"/>
        </w:rPr>
        <w:t xml:space="preserve"> framework</w:t>
      </w:r>
      <w:ins w:author="Dickens, Chris (IWMI)" w:date="2024-10-04T05:10:14.708Z" w:id="1936730498">
        <w:r w:rsidRPr="290DAA7A" w:rsidR="7A8D513B">
          <w:rPr>
            <w:rFonts w:ascii="Segoe UI" w:hAnsi="Segoe UI" w:eastAsia="Times New Roman" w:cs="Segoe UI"/>
            <w:sz w:val="24"/>
            <w:szCs w:val="24"/>
            <w:lang w:val="en-US"/>
          </w:rPr>
          <w:t xml:space="preserve"> </w:t>
        </w:r>
      </w:ins>
      <w:commentRangeStart w:id="1541960151"/>
      <w:ins w:author="Dickens, Chris (IWMI)" w:date="2024-10-04T05:10:14.708Z" w:id="1196317772">
        <w:r w:rsidRPr="290DAA7A" w:rsidR="7A8D513B">
          <w:rPr>
            <w:rFonts w:ascii="Segoe UI" w:hAnsi="Segoe UI" w:eastAsia="Times New Roman" w:cs="Segoe UI"/>
            <w:sz w:val="24"/>
            <w:szCs w:val="24"/>
            <w:lang w:val="en-US"/>
          </w:rPr>
          <w:t>(</w:t>
        </w:r>
        <w:r w:rsidRPr="290DAA7A" w:rsidR="7A8D513B">
          <w:rPr>
            <w:rFonts w:ascii="Segoe UI" w:hAnsi="Segoe UI" w:eastAsia="Times New Roman" w:cs="Segoe UI"/>
            <w:sz w:val="24"/>
            <w:szCs w:val="24"/>
            <w:lang w:val="en-US"/>
          </w:rPr>
          <w:t>refernce</w:t>
        </w:r>
        <w:r w:rsidRPr="290DAA7A" w:rsidR="7A8D513B">
          <w:rPr>
            <w:rFonts w:ascii="Segoe UI" w:hAnsi="Segoe UI" w:eastAsia="Times New Roman" w:cs="Segoe UI"/>
            <w:sz w:val="24"/>
            <w:szCs w:val="24"/>
            <w:lang w:val="en-US"/>
          </w:rPr>
          <w:t xml:space="preserve"> or website</w:t>
        </w:r>
      </w:ins>
      <w:commentRangeEnd w:id="1541960151"/>
      <w:r>
        <w:rPr>
          <w:rStyle w:val="CommentReference"/>
        </w:rPr>
        <w:commentReference w:id="1541960151"/>
      </w:r>
      <w:ins w:author="Dickens, Chris (IWMI)" w:date="2024-10-04T05:10:14.708Z" w:id="1292032748">
        <w:r w:rsidRPr="290DAA7A" w:rsidR="7A8D513B">
          <w:rPr>
            <w:rFonts w:ascii="Segoe UI" w:hAnsi="Segoe UI" w:eastAsia="Times New Roman" w:cs="Segoe UI"/>
            <w:sz w:val="24"/>
            <w:szCs w:val="24"/>
            <w:lang w:val="en-US"/>
          </w:rPr>
          <w:t>)</w:t>
        </w:r>
      </w:ins>
      <w:r w:rsidRPr="290DAA7A" w:rsidR="007B42CC">
        <w:rPr>
          <w:rFonts w:ascii="Segoe UI" w:hAnsi="Segoe UI" w:eastAsia="Times New Roman" w:cs="Segoe UI"/>
          <w:sz w:val="24"/>
          <w:szCs w:val="24"/>
          <w:lang w:val="en-US"/>
        </w:rPr>
        <w:t>.</w:t>
      </w:r>
    </w:p>
    <w:p w:rsidRPr="00662C0C" w:rsidR="005E5BE0" w:rsidRDefault="007B42CC" w14:paraId="2F8CA9D6" w14:textId="77777777">
      <w:pPr>
        <w:spacing w:before="240" w:after="240"/>
        <w:jc w:val="both"/>
        <w:rPr>
          <w:rFonts w:ascii="Segoe UI" w:hAnsi="Segoe UI" w:eastAsia="Times New Roman" w:cs="Segoe UI"/>
          <w:b/>
          <w:sz w:val="28"/>
          <w:szCs w:val="28"/>
        </w:rPr>
      </w:pPr>
      <w:r w:rsidRPr="00662C0C">
        <w:rPr>
          <w:rFonts w:ascii="Segoe UI" w:hAnsi="Segoe UI" w:eastAsia="Times New Roman" w:cs="Segoe UI"/>
          <w:b/>
          <w:sz w:val="28"/>
          <w:szCs w:val="28"/>
        </w:rPr>
        <w:t>3.1.1 Data Sources Integration</w:t>
      </w:r>
    </w:p>
    <w:p w:rsidRPr="00662C0C" w:rsidR="005E5BE0" w:rsidRDefault="007B42CC" w14:paraId="425C4365" w14:textId="77777777">
      <w:pPr>
        <w:spacing w:before="240" w:after="240"/>
        <w:jc w:val="both"/>
        <w:rPr>
          <w:rFonts w:ascii="Segoe UI" w:hAnsi="Segoe UI" w:eastAsia="Times New Roman" w:cs="Segoe UI"/>
          <w:sz w:val="24"/>
          <w:szCs w:val="24"/>
        </w:rPr>
      </w:pPr>
      <w:r w:rsidRPr="00662C0C">
        <w:rPr>
          <w:rFonts w:ascii="Segoe UI" w:hAnsi="Segoe UI" w:eastAsia="Times New Roman" w:cs="Segoe UI"/>
          <w:sz w:val="24"/>
          <w:szCs w:val="24"/>
        </w:rPr>
        <w:t>The platform integrates various data sources, including:</w:t>
      </w:r>
    </w:p>
    <w:p w:rsidRPr="00662C0C" w:rsidR="005E5BE0" w:rsidRDefault="007B42CC" w14:paraId="68924C8F" w14:textId="77777777">
      <w:pPr>
        <w:numPr>
          <w:ilvl w:val="0"/>
          <w:numId w:val="14"/>
        </w:numPr>
        <w:spacing w:before="240"/>
        <w:jc w:val="both"/>
        <w:rPr>
          <w:rFonts w:ascii="Segoe UI" w:hAnsi="Segoe UI" w:eastAsia="Times New Roman" w:cs="Segoe UI"/>
          <w:sz w:val="24"/>
          <w:szCs w:val="24"/>
        </w:rPr>
      </w:pPr>
      <w:r w:rsidRPr="00662C0C">
        <w:rPr>
          <w:rFonts w:ascii="Segoe UI" w:hAnsi="Segoe UI" w:eastAsia="Times New Roman" w:cs="Segoe UI"/>
          <w:sz w:val="24"/>
          <w:szCs w:val="24"/>
        </w:rPr>
        <w:t>Satellite Imagery: Sourced from Google Earth Engine and AWS open data registries.</w:t>
      </w:r>
    </w:p>
    <w:p w:rsidRPr="00662C0C" w:rsidR="005E5BE0" w:rsidRDefault="007B42CC" w14:paraId="4F90061B" w14:textId="77777777">
      <w:pPr>
        <w:numPr>
          <w:ilvl w:val="0"/>
          <w:numId w:val="14"/>
        </w:numPr>
        <w:jc w:val="both"/>
        <w:rPr>
          <w:rFonts w:ascii="Segoe UI" w:hAnsi="Segoe UI" w:eastAsia="Times New Roman" w:cs="Segoe UI"/>
          <w:sz w:val="24"/>
          <w:szCs w:val="24"/>
        </w:rPr>
      </w:pPr>
      <w:r w:rsidRPr="290DAA7A" w:rsidR="007B42CC">
        <w:rPr>
          <w:rFonts w:ascii="Segoe UI" w:hAnsi="Segoe UI" w:eastAsia="Times New Roman" w:cs="Segoe UI"/>
          <w:sz w:val="24"/>
          <w:szCs w:val="24"/>
        </w:rPr>
        <w:t xml:space="preserve">Numerical Model Outputs: </w:t>
      </w:r>
      <w:commentRangeStart w:id="1936476142"/>
      <w:commentRangeStart w:id="316867339"/>
      <w:r w:rsidRPr="290DAA7A" w:rsidR="007B42CC">
        <w:rPr>
          <w:rFonts w:ascii="Segoe UI" w:hAnsi="Segoe UI" w:eastAsia="Times New Roman" w:cs="Segoe UI"/>
          <w:sz w:val="24"/>
          <w:szCs w:val="24"/>
        </w:rPr>
        <w:t>Provides real-time predictions and simulations of the basin’s hydrology</w:t>
      </w:r>
      <w:commentRangeEnd w:id="1936476142"/>
      <w:r>
        <w:rPr>
          <w:rStyle w:val="CommentReference"/>
        </w:rPr>
        <w:commentReference w:id="1936476142"/>
      </w:r>
      <w:commentRangeEnd w:id="316867339"/>
      <w:r>
        <w:rPr>
          <w:rStyle w:val="CommentReference"/>
        </w:rPr>
        <w:commentReference w:id="316867339"/>
      </w:r>
      <w:r w:rsidRPr="290DAA7A" w:rsidR="007B42CC">
        <w:rPr>
          <w:rFonts w:ascii="Segoe UI" w:hAnsi="Segoe UI" w:eastAsia="Times New Roman" w:cs="Segoe UI"/>
          <w:sz w:val="24"/>
          <w:szCs w:val="24"/>
        </w:rPr>
        <w:t>.</w:t>
      </w:r>
    </w:p>
    <w:p w:rsidRPr="00662C0C" w:rsidR="005E5BE0" w:rsidP="19BF21B8" w:rsidRDefault="007B42CC" w14:paraId="634712D2" w14:textId="77777777">
      <w:pPr>
        <w:numPr>
          <w:ilvl w:val="0"/>
          <w:numId w:val="14"/>
        </w:numPr>
        <w:spacing w:after="240"/>
        <w:jc w:val="both"/>
        <w:rPr>
          <w:rFonts w:ascii="Segoe UI" w:hAnsi="Segoe UI" w:eastAsia="Times New Roman" w:cs="Segoe UI"/>
          <w:sz w:val="24"/>
          <w:szCs w:val="24"/>
          <w:lang w:val="en-US"/>
        </w:rPr>
      </w:pPr>
      <w:r w:rsidRPr="19BF21B8" w:rsidR="007B42CC">
        <w:rPr>
          <w:rFonts w:ascii="Segoe UI" w:hAnsi="Segoe UI" w:eastAsia="Times New Roman" w:cs="Segoe UI"/>
          <w:sz w:val="24"/>
          <w:szCs w:val="24"/>
          <w:lang w:val="en-US"/>
        </w:rPr>
        <w:t>In-Situ Data: Sensor data collected across the basin, offering ground-truth validation for the satellite and model data.</w:t>
      </w:r>
    </w:p>
    <w:p w:rsidRPr="00662C0C" w:rsidR="005E5BE0" w:rsidRDefault="007B42CC" w14:paraId="38A9FA66" w14:textId="77777777">
      <w:pPr>
        <w:spacing w:before="240" w:after="240"/>
        <w:jc w:val="both"/>
        <w:rPr>
          <w:rFonts w:ascii="Segoe UI" w:hAnsi="Segoe UI" w:eastAsia="Times New Roman" w:cs="Segoe UI"/>
          <w:b/>
          <w:sz w:val="28"/>
          <w:szCs w:val="28"/>
        </w:rPr>
      </w:pPr>
      <w:r w:rsidRPr="00662C0C">
        <w:rPr>
          <w:rFonts w:ascii="Segoe UI" w:hAnsi="Segoe UI" w:eastAsia="Times New Roman" w:cs="Segoe UI"/>
          <w:b/>
          <w:sz w:val="28"/>
          <w:szCs w:val="28"/>
        </w:rPr>
        <w:t>3.2 Key Features and Functionalities</w:t>
      </w:r>
    </w:p>
    <w:p w:rsidRPr="00662C0C" w:rsidR="005E5BE0" w:rsidP="19BF21B8" w:rsidRDefault="007B42CC" w14:paraId="6BF7FB69" w14:textId="77777777">
      <w:pPr>
        <w:spacing w:before="240" w:after="240"/>
        <w:jc w:val="both"/>
        <w:rPr>
          <w:rFonts w:ascii="Segoe UI" w:hAnsi="Segoe UI" w:eastAsia="Times New Roman" w:cs="Segoe UI"/>
          <w:sz w:val="24"/>
          <w:szCs w:val="24"/>
          <w:lang w:val="en-US"/>
        </w:rPr>
      </w:pPr>
      <w:r w:rsidRPr="19BF21B8" w:rsidR="007B42CC">
        <w:rPr>
          <w:rFonts w:ascii="Segoe UI" w:hAnsi="Segoe UI" w:eastAsia="Times New Roman" w:cs="Segoe UI"/>
          <w:sz w:val="24"/>
          <w:szCs w:val="24"/>
          <w:lang w:val="en-US"/>
        </w:rPr>
        <w:t>The portal's features were developed based on Phase One feedback and inspiration from platforms like Digital Earth Africa</w:t>
      </w:r>
      <w:commentRangeStart w:id="819827713"/>
      <w:r w:rsidRPr="19BF21B8" w:rsidR="007B42CC">
        <w:rPr>
          <w:rFonts w:ascii="Segoe UI" w:hAnsi="Segoe UI" w:eastAsia="Times New Roman" w:cs="Segoe UI"/>
          <w:sz w:val="24"/>
          <w:szCs w:val="24"/>
          <w:lang w:val="en-US"/>
        </w:rPr>
        <w:t>.</w:t>
      </w:r>
      <w:commentRangeEnd w:id="819827713"/>
      <w:r>
        <w:rPr>
          <w:rStyle w:val="CommentReference"/>
        </w:rPr>
        <w:commentReference w:id="819827713"/>
      </w:r>
      <w:r w:rsidRPr="19BF21B8" w:rsidR="007B42CC">
        <w:rPr>
          <w:rFonts w:ascii="Segoe UI" w:hAnsi="Segoe UI" w:eastAsia="Times New Roman" w:cs="Segoe UI"/>
          <w:sz w:val="24"/>
          <w:szCs w:val="24"/>
          <w:lang w:val="en-US"/>
        </w:rPr>
        <w:t xml:space="preserve"> Key functionalities include:</w:t>
      </w:r>
    </w:p>
    <w:p w:rsidRPr="00662C0C" w:rsidR="005E5BE0" w:rsidRDefault="007B42CC" w14:paraId="2374DB9D" w14:textId="77777777">
      <w:pPr>
        <w:numPr>
          <w:ilvl w:val="0"/>
          <w:numId w:val="41"/>
        </w:numPr>
        <w:spacing w:before="240"/>
        <w:jc w:val="both"/>
        <w:rPr>
          <w:rFonts w:ascii="Segoe UI" w:hAnsi="Segoe UI" w:eastAsia="Times New Roman" w:cs="Segoe UI"/>
          <w:sz w:val="24"/>
          <w:szCs w:val="24"/>
        </w:rPr>
      </w:pPr>
      <w:r w:rsidRPr="00662C0C">
        <w:rPr>
          <w:rFonts w:ascii="Segoe UI" w:hAnsi="Segoe UI" w:eastAsia="Times New Roman" w:cs="Segoe UI"/>
          <w:sz w:val="24"/>
          <w:szCs w:val="24"/>
        </w:rPr>
        <w:t>Data Visualization: Enhanced 2D and 3D visualization capabilities.</w:t>
      </w:r>
    </w:p>
    <w:p w:rsidRPr="00662C0C" w:rsidR="005E5BE0" w:rsidRDefault="007B42CC" w14:paraId="5519E23C" w14:textId="77777777">
      <w:pPr>
        <w:numPr>
          <w:ilvl w:val="0"/>
          <w:numId w:val="41"/>
        </w:numPr>
        <w:jc w:val="both"/>
        <w:rPr>
          <w:rFonts w:ascii="Segoe UI" w:hAnsi="Segoe UI" w:eastAsia="Times New Roman" w:cs="Segoe UI"/>
          <w:sz w:val="24"/>
          <w:szCs w:val="24"/>
        </w:rPr>
      </w:pPr>
      <w:r w:rsidRPr="00662C0C">
        <w:rPr>
          <w:rFonts w:ascii="Segoe UI" w:hAnsi="Segoe UI" w:eastAsia="Times New Roman" w:cs="Segoe UI"/>
          <w:sz w:val="24"/>
          <w:szCs w:val="24"/>
        </w:rPr>
        <w:t>Data Synchronization: Real-time synchronization with data sources.</w:t>
      </w:r>
    </w:p>
    <w:p w:rsidRPr="00662C0C" w:rsidR="005E5BE0" w:rsidRDefault="007B42CC" w14:paraId="5D090D95" w14:textId="77777777">
      <w:pPr>
        <w:numPr>
          <w:ilvl w:val="0"/>
          <w:numId w:val="41"/>
        </w:numPr>
        <w:jc w:val="both"/>
        <w:rPr>
          <w:rFonts w:ascii="Segoe UI" w:hAnsi="Segoe UI" w:eastAsia="Times New Roman" w:cs="Segoe UI"/>
          <w:sz w:val="24"/>
          <w:szCs w:val="24"/>
        </w:rPr>
      </w:pPr>
      <w:r w:rsidRPr="00662C0C">
        <w:rPr>
          <w:rFonts w:ascii="Segoe UI" w:hAnsi="Segoe UI" w:eastAsia="Times New Roman" w:cs="Segoe UI"/>
          <w:sz w:val="24"/>
          <w:szCs w:val="24"/>
        </w:rPr>
        <w:t>Layer Control: A robust layer management panel categorized by thematic areas.</w:t>
      </w:r>
    </w:p>
    <w:p w:rsidRPr="00662C0C" w:rsidR="005E5BE0" w:rsidRDefault="007B42CC" w14:paraId="3F5AFBA6" w14:textId="77777777">
      <w:pPr>
        <w:numPr>
          <w:ilvl w:val="0"/>
          <w:numId w:val="41"/>
        </w:numPr>
        <w:jc w:val="both"/>
        <w:rPr>
          <w:rFonts w:ascii="Segoe UI" w:hAnsi="Segoe UI" w:eastAsia="Times New Roman" w:cs="Segoe UI"/>
          <w:sz w:val="24"/>
          <w:szCs w:val="24"/>
        </w:rPr>
      </w:pPr>
      <w:r w:rsidRPr="00662C0C">
        <w:rPr>
          <w:rFonts w:ascii="Segoe UI" w:hAnsi="Segoe UI" w:eastAsia="Times New Roman" w:cs="Segoe UI"/>
          <w:sz w:val="24"/>
          <w:szCs w:val="24"/>
        </w:rPr>
        <w:t>Interactive Tools: Map export, sharing options, and a time series slider.</w:t>
      </w:r>
    </w:p>
    <w:p w:rsidRPr="00662C0C" w:rsidR="005E5BE0" w:rsidRDefault="007B42CC" w14:paraId="2074E613" w14:textId="77777777">
      <w:pPr>
        <w:numPr>
          <w:ilvl w:val="0"/>
          <w:numId w:val="41"/>
        </w:numPr>
        <w:jc w:val="both"/>
        <w:rPr>
          <w:rFonts w:ascii="Segoe UI" w:hAnsi="Segoe UI" w:eastAsia="Times New Roman" w:cs="Segoe UI"/>
          <w:sz w:val="24"/>
          <w:szCs w:val="24"/>
        </w:rPr>
      </w:pPr>
      <w:r w:rsidRPr="00662C0C">
        <w:rPr>
          <w:rFonts w:ascii="Segoe UI" w:hAnsi="Segoe UI" w:eastAsia="Times New Roman" w:cs="Segoe UI"/>
          <w:sz w:val="24"/>
          <w:szCs w:val="24"/>
        </w:rPr>
        <w:t>Search Functionality: A geocoding search bar with study area restrictions.</w:t>
      </w:r>
    </w:p>
    <w:p w:rsidRPr="00662C0C" w:rsidR="005E5BE0" w:rsidP="07C805DE" w:rsidRDefault="007B42CC" w14:paraId="3FAB276A" w14:textId="77777777">
      <w:pPr>
        <w:numPr>
          <w:ilvl w:val="0"/>
          <w:numId w:val="41"/>
        </w:numPr>
        <w:spacing w:after="240"/>
        <w:jc w:val="both"/>
        <w:rPr>
          <w:rFonts w:ascii="Segoe UI" w:hAnsi="Segoe UI" w:eastAsia="Times New Roman" w:cs="Segoe UI"/>
          <w:sz w:val="24"/>
          <w:szCs w:val="24"/>
          <w:lang w:val="en-US"/>
        </w:rPr>
      </w:pPr>
      <w:r w:rsidRPr="07C805DE">
        <w:rPr>
          <w:rFonts w:ascii="Segoe UI" w:hAnsi="Segoe UI" w:eastAsia="Times New Roman" w:cs="Segoe UI"/>
          <w:sz w:val="24"/>
          <w:szCs w:val="24"/>
          <w:lang w:val="en-US"/>
        </w:rPr>
        <w:t>Data Catalogue: A comprehensive catalogue for data exploration and selection.</w:t>
      </w:r>
    </w:p>
    <w:p w:rsidRPr="00662C0C" w:rsidR="005E5BE0" w:rsidRDefault="007B42CC" w14:paraId="2413F669" w14:textId="0CEAD57A">
      <w:pPr>
        <w:spacing w:before="200" w:after="40"/>
        <w:jc w:val="both"/>
        <w:rPr>
          <w:rFonts w:ascii="Segoe UI" w:hAnsi="Segoe UI" w:eastAsia="Times New Roman" w:cs="Segoe UI"/>
          <w:sz w:val="24"/>
          <w:szCs w:val="24"/>
        </w:rPr>
      </w:pPr>
      <w:r w:rsidRPr="290DAA7A" w:rsidR="007B42CC">
        <w:rPr>
          <w:rFonts w:ascii="Segoe UI" w:hAnsi="Segoe UI" w:eastAsia="Times New Roman" w:cs="Segoe UI"/>
          <w:sz w:val="24"/>
          <w:szCs w:val="24"/>
        </w:rPr>
        <w:t>Other Functionalities of the Portal</w:t>
      </w:r>
      <w:r w:rsidRPr="290DAA7A" w:rsidR="00662C0C">
        <w:rPr>
          <w:rFonts w:ascii="Segoe UI" w:hAnsi="Segoe UI" w:eastAsia="Times New Roman" w:cs="Segoe UI"/>
          <w:sz w:val="24"/>
          <w:szCs w:val="24"/>
        </w:rPr>
        <w:t xml:space="preserve"> are below</w:t>
      </w:r>
      <w:ins w:author="Dickens, Chris (IWMI)" w:date="2024-10-04T05:25:46.132Z" w:id="937787595">
        <w:r w:rsidRPr="290DAA7A" w:rsidR="1A1BA1B2">
          <w:rPr>
            <w:rFonts w:ascii="Segoe UI" w:hAnsi="Segoe UI" w:eastAsia="Times New Roman" w:cs="Segoe UI"/>
            <w:sz w:val="24"/>
            <w:szCs w:val="24"/>
          </w:rPr>
          <w:t>:</w:t>
        </w:r>
      </w:ins>
    </w:p>
    <w:p w:rsidRPr="00662C0C" w:rsidR="005E5BE0" w:rsidRDefault="006A2C54" w14:paraId="2CE0D903" w14:textId="47D171A3">
      <w:pPr>
        <w:spacing w:before="200" w:after="40"/>
        <w:jc w:val="both"/>
        <w:rPr>
          <w:rFonts w:ascii="Segoe UI" w:hAnsi="Segoe UI" w:eastAsia="Times New Roman" w:cs="Segoe UI"/>
          <w:b/>
          <w:sz w:val="28"/>
          <w:szCs w:val="28"/>
        </w:rPr>
      </w:pPr>
      <w:r w:rsidRPr="00662C0C">
        <w:rPr>
          <w:rFonts w:ascii="Segoe UI" w:hAnsi="Segoe UI" w:eastAsia="Times New Roman" w:cs="Segoe UI"/>
          <w:b/>
          <w:sz w:val="28"/>
          <w:szCs w:val="28"/>
        </w:rPr>
        <w:t>3.2.1 Interactive Map Controls</w:t>
      </w:r>
    </w:p>
    <w:p w:rsidRPr="00662C0C" w:rsidR="005E5BE0" w:rsidRDefault="007B42CC" w14:paraId="48F20AC7" w14:textId="77777777">
      <w:pPr>
        <w:numPr>
          <w:ilvl w:val="0"/>
          <w:numId w:val="10"/>
        </w:numPr>
        <w:spacing w:before="240"/>
        <w:jc w:val="both"/>
        <w:rPr>
          <w:rFonts w:ascii="Segoe UI" w:hAnsi="Segoe UI" w:eastAsia="Times New Roman" w:cs="Segoe UI"/>
          <w:sz w:val="24"/>
          <w:szCs w:val="24"/>
        </w:rPr>
      </w:pPr>
      <w:r w:rsidRPr="00662C0C">
        <w:rPr>
          <w:rFonts w:ascii="Segoe UI" w:hAnsi="Segoe UI" w:eastAsia="Times New Roman" w:cs="Segoe UI"/>
          <w:sz w:val="24"/>
          <w:szCs w:val="24"/>
        </w:rPr>
        <w:t>Zoom and Pan: Standard map controls that allow users to navigate the spatial datasets intuitively.</w:t>
      </w:r>
    </w:p>
    <w:p w:rsidRPr="00662C0C" w:rsidR="005E5BE0" w:rsidP="07C805DE" w:rsidRDefault="007B42CC" w14:paraId="08944119" w14:textId="77777777">
      <w:pPr>
        <w:numPr>
          <w:ilvl w:val="0"/>
          <w:numId w:val="10"/>
        </w:numPr>
        <w:spacing w:after="240"/>
        <w:jc w:val="both"/>
        <w:rPr>
          <w:rFonts w:ascii="Segoe UI" w:hAnsi="Segoe UI" w:eastAsia="Times New Roman" w:cs="Segoe UI"/>
          <w:sz w:val="24"/>
          <w:szCs w:val="24"/>
          <w:lang w:val="en-US"/>
        </w:rPr>
      </w:pPr>
      <w:r w:rsidRPr="07C805DE">
        <w:rPr>
          <w:rFonts w:ascii="Segoe UI" w:hAnsi="Segoe UI" w:eastAsia="Times New Roman" w:cs="Segoe UI"/>
          <w:sz w:val="24"/>
          <w:szCs w:val="24"/>
          <w:lang w:val="en-US"/>
        </w:rPr>
        <w:t>Layer Control Panel: Enables users to toggle different thematic layers on and off, facilitating targeted data analysis.</w:t>
      </w:r>
    </w:p>
    <w:p w:rsidRPr="00662C0C" w:rsidR="005E5BE0" w:rsidRDefault="007B42CC" w14:paraId="3A921687" w14:textId="77777777">
      <w:pPr>
        <w:spacing w:before="200" w:after="40"/>
        <w:jc w:val="both"/>
        <w:rPr>
          <w:rFonts w:ascii="Segoe UI" w:hAnsi="Segoe UI" w:eastAsia="Times New Roman" w:cs="Segoe UI"/>
          <w:b/>
          <w:sz w:val="28"/>
          <w:szCs w:val="28"/>
        </w:rPr>
      </w:pPr>
      <w:r w:rsidRPr="00662C0C">
        <w:rPr>
          <w:rFonts w:ascii="Segoe UI" w:hAnsi="Segoe UI" w:eastAsia="Times New Roman" w:cs="Segoe UI"/>
          <w:b/>
          <w:sz w:val="28"/>
          <w:szCs w:val="28"/>
        </w:rPr>
        <w:t>3.2.2 Data Visualization Tools</w:t>
      </w:r>
    </w:p>
    <w:p w:rsidRPr="00662C0C" w:rsidR="005E5BE0" w:rsidRDefault="007B42CC" w14:paraId="11770699" w14:textId="77777777">
      <w:pPr>
        <w:numPr>
          <w:ilvl w:val="0"/>
          <w:numId w:val="31"/>
        </w:numPr>
        <w:spacing w:before="240"/>
        <w:jc w:val="both"/>
        <w:rPr>
          <w:rFonts w:ascii="Segoe UI" w:hAnsi="Segoe UI" w:eastAsia="Times New Roman" w:cs="Segoe UI"/>
          <w:sz w:val="24"/>
          <w:szCs w:val="24"/>
        </w:rPr>
      </w:pPr>
      <w:r w:rsidRPr="00662C0C">
        <w:rPr>
          <w:rFonts w:ascii="Segoe UI" w:hAnsi="Segoe UI" w:eastAsia="Times New Roman" w:cs="Segoe UI"/>
          <w:sz w:val="24"/>
          <w:szCs w:val="24"/>
        </w:rPr>
        <w:t>Time Series Analysis: Users can explore temporal changes in the datasets, such as changes in water levels or land use over time.</w:t>
      </w:r>
    </w:p>
    <w:p w:rsidRPr="00662C0C" w:rsidR="005E5BE0" w:rsidP="07C805DE" w:rsidRDefault="007B42CC" w14:paraId="1E44CEFC" w14:textId="77777777">
      <w:pPr>
        <w:numPr>
          <w:ilvl w:val="0"/>
          <w:numId w:val="31"/>
        </w:numPr>
        <w:spacing w:after="240"/>
        <w:jc w:val="both"/>
        <w:rPr>
          <w:rFonts w:ascii="Segoe UI" w:hAnsi="Segoe UI" w:eastAsia="Times New Roman" w:cs="Segoe UI"/>
          <w:sz w:val="24"/>
          <w:szCs w:val="24"/>
          <w:lang w:val="en-US"/>
        </w:rPr>
      </w:pPr>
      <w:r w:rsidRPr="07C805DE">
        <w:rPr>
          <w:rFonts w:ascii="Segoe UI" w:hAnsi="Segoe UI" w:eastAsia="Times New Roman" w:cs="Segoe UI"/>
          <w:sz w:val="24"/>
          <w:szCs w:val="24"/>
          <w:lang w:val="en-US"/>
        </w:rPr>
        <w:t>Customizable Basemaps: A selection of basemaps is available, allowing users to view the data against different background maps.</w:t>
      </w:r>
    </w:p>
    <w:p w:rsidRPr="00662C0C" w:rsidR="005E5BE0" w:rsidRDefault="007B42CC" w14:paraId="50C56440" w14:textId="77777777">
      <w:pPr>
        <w:spacing w:before="200" w:after="40"/>
        <w:jc w:val="both"/>
        <w:rPr>
          <w:rFonts w:ascii="Segoe UI" w:hAnsi="Segoe UI" w:eastAsia="Times New Roman" w:cs="Segoe UI"/>
          <w:b/>
          <w:sz w:val="28"/>
          <w:szCs w:val="28"/>
        </w:rPr>
      </w:pPr>
      <w:r w:rsidRPr="00662C0C">
        <w:rPr>
          <w:rFonts w:ascii="Segoe UI" w:hAnsi="Segoe UI" w:eastAsia="Times New Roman" w:cs="Segoe UI"/>
          <w:b/>
          <w:sz w:val="28"/>
          <w:szCs w:val="28"/>
        </w:rPr>
        <w:t>3.2.3 Data Export and Sharing</w:t>
      </w:r>
    </w:p>
    <w:p w:rsidRPr="00662C0C" w:rsidR="005E5BE0" w:rsidRDefault="007B42CC" w14:paraId="3FA3C8C3" w14:textId="77777777">
      <w:pPr>
        <w:numPr>
          <w:ilvl w:val="0"/>
          <w:numId w:val="18"/>
        </w:numPr>
        <w:spacing w:before="240"/>
        <w:jc w:val="both"/>
        <w:rPr>
          <w:rFonts w:ascii="Segoe UI" w:hAnsi="Segoe UI" w:eastAsia="Times New Roman" w:cs="Segoe UI"/>
          <w:sz w:val="24"/>
          <w:szCs w:val="24"/>
        </w:rPr>
      </w:pPr>
      <w:r w:rsidRPr="00662C0C">
        <w:rPr>
          <w:rFonts w:ascii="Segoe UI" w:hAnsi="Segoe UI" w:eastAsia="Times New Roman" w:cs="Segoe UI"/>
          <w:sz w:val="24"/>
          <w:szCs w:val="24"/>
        </w:rPr>
        <w:t>Map Export: Users can export the current map view as an image file, including any selected data layers and annotations.</w:t>
      </w:r>
    </w:p>
    <w:p w:rsidRPr="00662C0C" w:rsidR="005E5BE0" w:rsidRDefault="007B42CC" w14:paraId="0959AEB2" w14:textId="77777777">
      <w:pPr>
        <w:numPr>
          <w:ilvl w:val="0"/>
          <w:numId w:val="18"/>
        </w:numPr>
        <w:spacing w:after="240"/>
        <w:jc w:val="both"/>
        <w:rPr>
          <w:rFonts w:ascii="Segoe UI" w:hAnsi="Segoe UI" w:eastAsia="Times New Roman" w:cs="Segoe UI"/>
          <w:sz w:val="24"/>
          <w:szCs w:val="24"/>
        </w:rPr>
      </w:pPr>
      <w:r w:rsidRPr="00662C0C">
        <w:rPr>
          <w:rFonts w:ascii="Segoe UI" w:hAnsi="Segoe UI" w:eastAsia="Times New Roman" w:cs="Segoe UI"/>
          <w:sz w:val="24"/>
          <w:szCs w:val="24"/>
        </w:rPr>
        <w:t>Sharing Capability: The portal supports generating shareable links, enabling users to share specific views or data configurations with colleagues.</w:t>
      </w:r>
    </w:p>
    <w:p w:rsidRPr="00662C0C" w:rsidR="005E5BE0" w:rsidRDefault="007B42CC" w14:paraId="508F8B93" w14:textId="77777777">
      <w:pPr>
        <w:spacing w:before="240"/>
        <w:jc w:val="both"/>
        <w:rPr>
          <w:rFonts w:ascii="Segoe UI" w:hAnsi="Segoe UI" w:eastAsia="Times New Roman" w:cs="Segoe UI"/>
          <w:b/>
          <w:sz w:val="28"/>
          <w:szCs w:val="28"/>
        </w:rPr>
      </w:pPr>
      <w:r w:rsidRPr="00662C0C">
        <w:rPr>
          <w:rFonts w:ascii="Segoe UI" w:hAnsi="Segoe UI" w:eastAsia="Times New Roman" w:cs="Segoe UI"/>
          <w:b/>
          <w:sz w:val="28"/>
          <w:szCs w:val="28"/>
        </w:rPr>
        <w:t>3.2.4 AI-Driven Chatbot</w:t>
      </w:r>
    </w:p>
    <w:p w:rsidRPr="00662C0C" w:rsidR="005E5BE0" w:rsidP="07C805DE" w:rsidRDefault="007B42CC" w14:paraId="2DEA66FD" w14:textId="77777777">
      <w:pPr>
        <w:spacing w:before="240" w:after="240"/>
        <w:jc w:val="both"/>
        <w:rPr>
          <w:rFonts w:ascii="Segoe UI" w:hAnsi="Segoe UI" w:eastAsia="Times New Roman" w:cs="Segoe UI"/>
          <w:sz w:val="24"/>
          <w:szCs w:val="24"/>
          <w:lang w:val="en-US"/>
        </w:rPr>
      </w:pPr>
      <w:r w:rsidRPr="290DAA7A" w:rsidR="007B42CC">
        <w:rPr>
          <w:rFonts w:ascii="Segoe UI" w:hAnsi="Segoe UI" w:eastAsia="Times New Roman" w:cs="Segoe UI"/>
          <w:sz w:val="24"/>
          <w:szCs w:val="24"/>
          <w:lang w:val="en-US"/>
        </w:rPr>
        <w:t xml:space="preserve">An AI-driven Chatbot has been integrated to </w:t>
      </w:r>
      <w:r w:rsidRPr="290DAA7A" w:rsidR="007B42CC">
        <w:rPr>
          <w:rFonts w:ascii="Segoe UI" w:hAnsi="Segoe UI" w:eastAsia="Times New Roman" w:cs="Segoe UI"/>
          <w:sz w:val="24"/>
          <w:szCs w:val="24"/>
          <w:lang w:val="en-US"/>
        </w:rPr>
        <w:t>assist</w:t>
      </w:r>
      <w:r w:rsidRPr="290DAA7A" w:rsidR="007B42CC">
        <w:rPr>
          <w:rFonts w:ascii="Segoe UI" w:hAnsi="Segoe UI" w:eastAsia="Times New Roman" w:cs="Segoe UI"/>
          <w:sz w:val="24"/>
          <w:szCs w:val="24"/>
          <w:lang w:val="en-US"/>
        </w:rPr>
        <w:t xml:space="preserve"> users with queries and navigation within the portal.</w:t>
      </w:r>
      <w:commentRangeStart w:id="1525001033"/>
      <w:commentRangeEnd w:id="1525001033"/>
      <w:r>
        <w:rPr>
          <w:rStyle w:val="CommentReference"/>
        </w:rPr>
        <w:commentReference w:id="1525001033"/>
      </w:r>
    </w:p>
    <w:p w:rsidRPr="00662C0C" w:rsidR="005E5BE0" w:rsidRDefault="007B42CC" w14:paraId="147DB08F" w14:textId="77777777">
      <w:pPr>
        <w:spacing w:before="220" w:after="40"/>
        <w:jc w:val="both"/>
        <w:rPr>
          <w:rFonts w:ascii="Segoe UI" w:hAnsi="Segoe UI" w:eastAsia="Times New Roman" w:cs="Segoe UI"/>
          <w:b/>
          <w:sz w:val="28"/>
          <w:szCs w:val="28"/>
        </w:rPr>
      </w:pPr>
      <w:r w:rsidRPr="00662C0C">
        <w:rPr>
          <w:rFonts w:ascii="Segoe UI" w:hAnsi="Segoe UI" w:eastAsia="Times New Roman" w:cs="Segoe UI"/>
          <w:b/>
          <w:sz w:val="28"/>
          <w:szCs w:val="28"/>
        </w:rPr>
        <w:t>3.3 User Experience and Interface Design</w:t>
      </w:r>
    </w:p>
    <w:p w:rsidRPr="00662C0C" w:rsidR="005E5BE0" w:rsidP="19BF21B8" w:rsidRDefault="007B42CC" w14:paraId="34EB1DB7" w14:textId="56B179AB">
      <w:pPr>
        <w:spacing w:before="240" w:after="240"/>
        <w:jc w:val="both"/>
        <w:rPr>
          <w:rFonts w:ascii="Segoe UI" w:hAnsi="Segoe UI" w:eastAsia="Times New Roman" w:cs="Segoe UI"/>
          <w:sz w:val="24"/>
          <w:szCs w:val="24"/>
          <w:lang w:val="en-US"/>
        </w:rPr>
      </w:pPr>
      <w:r w:rsidRPr="19BF21B8" w:rsidR="007B42CC">
        <w:rPr>
          <w:rFonts w:ascii="Segoe UI" w:hAnsi="Segoe UI" w:eastAsia="Times New Roman" w:cs="Segoe UI"/>
          <w:sz w:val="24"/>
          <w:szCs w:val="24"/>
          <w:lang w:val="en-US"/>
        </w:rPr>
        <w:t>The portal's user interface (UI) is designed to be intuitive, with a focus on simplicity and accessibility. The design mirrors that of the DE Africa platform and National</w:t>
      </w:r>
      <w:r w:rsidRPr="19BF21B8" w:rsidR="00662C0C">
        <w:rPr>
          <w:rFonts w:ascii="Segoe UI" w:hAnsi="Segoe UI" w:eastAsia="Times New Roman" w:cs="Segoe UI"/>
          <w:sz w:val="24"/>
          <w:szCs w:val="24"/>
          <w:lang w:val="en-US"/>
        </w:rPr>
        <w:t xml:space="preserve"> </w:t>
      </w:r>
      <w:r w:rsidRPr="19BF21B8" w:rsidR="007B42CC">
        <w:rPr>
          <w:rFonts w:ascii="Segoe UI" w:hAnsi="Segoe UI" w:eastAsia="Times New Roman" w:cs="Segoe UI"/>
          <w:sz w:val="24"/>
          <w:szCs w:val="24"/>
          <w:lang w:val="en-US"/>
        </w:rPr>
        <w:t>Map</w:t>
      </w:r>
      <w:commentRangeStart w:id="1294846092"/>
      <w:r w:rsidRPr="19BF21B8" w:rsidR="007B42CC">
        <w:rPr>
          <w:rFonts w:ascii="Segoe UI" w:hAnsi="Segoe UI" w:eastAsia="Times New Roman" w:cs="Segoe UI"/>
          <w:sz w:val="24"/>
          <w:szCs w:val="24"/>
          <w:lang w:val="en-US"/>
        </w:rPr>
        <w:t>,</w:t>
      </w:r>
      <w:commentRangeEnd w:id="1294846092"/>
      <w:r>
        <w:rPr>
          <w:rStyle w:val="CommentReference"/>
        </w:rPr>
        <w:commentReference w:id="1294846092"/>
      </w:r>
      <w:r w:rsidRPr="19BF21B8" w:rsidR="007B42CC">
        <w:rPr>
          <w:rFonts w:ascii="Segoe UI" w:hAnsi="Segoe UI" w:eastAsia="Times New Roman" w:cs="Segoe UI"/>
          <w:sz w:val="24"/>
          <w:szCs w:val="24"/>
          <w:lang w:val="en-US"/>
        </w:rPr>
        <w:t xml:space="preserve"> with enhancements to better serve the specific requirements of IWMI and the Limpopo River basin project.</w:t>
      </w:r>
    </w:p>
    <w:p w:rsidRPr="00662C0C" w:rsidR="005E5BE0" w:rsidRDefault="007B42CC" w14:paraId="3ADFBF10" w14:textId="77777777">
      <w:pPr>
        <w:spacing w:before="200" w:after="40"/>
        <w:jc w:val="both"/>
        <w:rPr>
          <w:rFonts w:ascii="Segoe UI" w:hAnsi="Segoe UI" w:eastAsia="Times New Roman" w:cs="Segoe UI"/>
          <w:b/>
          <w:sz w:val="28"/>
          <w:szCs w:val="28"/>
        </w:rPr>
      </w:pPr>
      <w:r w:rsidRPr="00662C0C">
        <w:rPr>
          <w:rFonts w:ascii="Segoe UI" w:hAnsi="Segoe UI" w:eastAsia="Times New Roman" w:cs="Segoe UI"/>
          <w:b/>
          <w:sz w:val="28"/>
          <w:szCs w:val="28"/>
        </w:rPr>
        <w:t>3.3.1 Accessibility Features</w:t>
      </w:r>
    </w:p>
    <w:p w:rsidRPr="00662C0C" w:rsidR="005E5BE0" w:rsidRDefault="007B42CC" w14:paraId="34B18A87" w14:textId="77777777">
      <w:pPr>
        <w:numPr>
          <w:ilvl w:val="0"/>
          <w:numId w:val="11"/>
        </w:numPr>
        <w:spacing w:before="240"/>
        <w:jc w:val="both"/>
        <w:rPr>
          <w:rFonts w:ascii="Segoe UI" w:hAnsi="Segoe UI" w:eastAsia="Times New Roman" w:cs="Segoe UI"/>
          <w:sz w:val="24"/>
          <w:szCs w:val="24"/>
        </w:rPr>
      </w:pPr>
      <w:r w:rsidRPr="00662C0C">
        <w:rPr>
          <w:rFonts w:ascii="Segoe UI" w:hAnsi="Segoe UI" w:eastAsia="Times New Roman" w:cs="Segoe UI"/>
          <w:sz w:val="24"/>
          <w:szCs w:val="24"/>
        </w:rPr>
        <w:t>Cross-Browser Compatibility: The platform is compatible with all major browsers, ensuring a consistent experience across different devices.</w:t>
      </w:r>
    </w:p>
    <w:p w:rsidRPr="00662C0C" w:rsidR="005E5BE0" w:rsidRDefault="007B42CC" w14:paraId="1A1C1BFC" w14:textId="77777777">
      <w:pPr>
        <w:numPr>
          <w:ilvl w:val="0"/>
          <w:numId w:val="11"/>
        </w:numPr>
        <w:spacing w:after="240"/>
        <w:jc w:val="both"/>
        <w:rPr>
          <w:rFonts w:ascii="Segoe UI" w:hAnsi="Segoe UI" w:eastAsia="Times New Roman" w:cs="Segoe UI"/>
          <w:sz w:val="24"/>
          <w:szCs w:val="24"/>
        </w:rPr>
      </w:pPr>
      <w:r w:rsidRPr="00662C0C">
        <w:rPr>
          <w:rFonts w:ascii="Segoe UI" w:hAnsi="Segoe UI" w:eastAsia="Times New Roman" w:cs="Segoe UI"/>
          <w:sz w:val="24"/>
          <w:szCs w:val="24"/>
        </w:rPr>
        <w:t>Responsive Design: The UI is fully responsive, adapting to various screen sizes, including tablets and mobile devices.</w:t>
      </w:r>
    </w:p>
    <w:p w:rsidRPr="00662C0C" w:rsidR="005E5BE0" w:rsidP="07C805DE" w:rsidRDefault="007B42CC" w14:paraId="436A5C34" w14:textId="08F79874">
      <w:pPr>
        <w:spacing w:before="240" w:after="240"/>
        <w:jc w:val="both"/>
        <w:rPr>
          <w:rFonts w:ascii="Segoe UI" w:hAnsi="Segoe UI" w:eastAsia="Times New Roman" w:cs="Segoe UI"/>
          <w:b w:val="1"/>
          <w:bCs w:val="1"/>
          <w:sz w:val="28"/>
          <w:szCs w:val="28"/>
          <w:lang w:val="en-US"/>
        </w:rPr>
      </w:pPr>
      <w:r w:rsidRPr="290DAA7A" w:rsidR="007B42CC">
        <w:rPr>
          <w:rFonts w:ascii="Segoe UI" w:hAnsi="Segoe UI" w:eastAsia="Times New Roman" w:cs="Segoe UI"/>
          <w:b w:val="1"/>
          <w:bCs w:val="1"/>
          <w:sz w:val="28"/>
          <w:szCs w:val="28"/>
          <w:lang w:val="en-US"/>
        </w:rPr>
        <w:t xml:space="preserve">3.4 Navigating the </w:t>
      </w:r>
      <w:commentRangeStart w:id="1666724345"/>
      <w:ins w:author="Dickens, Chris (IWMI)" w:date="2024-10-04T05:28:04.508Z" w:id="1181928289">
        <w:r w:rsidRPr="290DAA7A" w:rsidR="7975A3AE">
          <w:rPr>
            <w:rFonts w:ascii="Segoe UI" w:hAnsi="Segoe UI" w:eastAsia="Times New Roman" w:cs="Segoe UI"/>
            <w:b w:val="1"/>
            <w:bCs w:val="1"/>
            <w:sz w:val="28"/>
            <w:szCs w:val="28"/>
            <w:lang w:val="en-US"/>
          </w:rPr>
          <w:t>Limpopo</w:t>
        </w:r>
      </w:ins>
      <w:commentRangeEnd w:id="1666724345"/>
      <w:r>
        <w:rPr>
          <w:rStyle w:val="CommentReference"/>
        </w:rPr>
        <w:commentReference w:id="1666724345"/>
      </w:r>
      <w:ins w:author="Dickens, Chris (IWMI)" w:date="2024-10-04T05:28:04.508Z" w:id="1098389699">
        <w:r w:rsidRPr="290DAA7A" w:rsidR="7975A3AE">
          <w:rPr>
            <w:rFonts w:ascii="Segoe UI" w:hAnsi="Segoe UI" w:eastAsia="Times New Roman" w:cs="Segoe UI"/>
            <w:b w:val="1"/>
            <w:bCs w:val="1"/>
            <w:sz w:val="28"/>
            <w:szCs w:val="28"/>
            <w:lang w:val="en-US"/>
          </w:rPr>
          <w:t xml:space="preserve"> </w:t>
        </w:r>
      </w:ins>
      <w:r w:rsidRPr="290DAA7A" w:rsidR="007B42CC">
        <w:rPr>
          <w:rFonts w:ascii="Segoe UI" w:hAnsi="Segoe UI" w:eastAsia="Times New Roman" w:cs="Segoe UI"/>
          <w:b w:val="1"/>
          <w:bCs w:val="1"/>
          <w:sz w:val="28"/>
          <w:szCs w:val="28"/>
          <w:lang w:val="en-US"/>
        </w:rPr>
        <w:t>WebGIS</w:t>
      </w:r>
      <w:r w:rsidRPr="290DAA7A" w:rsidR="007B42CC">
        <w:rPr>
          <w:rFonts w:ascii="Segoe UI" w:hAnsi="Segoe UI" w:eastAsia="Times New Roman" w:cs="Segoe UI"/>
          <w:b w:val="1"/>
          <w:bCs w:val="1"/>
          <w:sz w:val="28"/>
          <w:szCs w:val="28"/>
          <w:lang w:val="en-US"/>
        </w:rPr>
        <w:t xml:space="preserve"> Portal</w:t>
      </w:r>
    </w:p>
    <w:p w:rsidRPr="00662C0C" w:rsidR="005E5BE0" w:rsidP="07C805DE" w:rsidRDefault="007B42CC" w14:paraId="625FFF92" w14:textId="6ACF17A2">
      <w:pPr>
        <w:spacing w:before="240" w:after="240"/>
        <w:jc w:val="both"/>
        <w:rPr>
          <w:rFonts w:ascii="Segoe UI" w:hAnsi="Segoe UI" w:eastAsia="Times New Roman" w:cs="Segoe UI"/>
          <w:b w:val="1"/>
          <w:bCs w:val="1"/>
          <w:sz w:val="28"/>
          <w:szCs w:val="28"/>
          <w:lang w:val="en-US"/>
        </w:rPr>
      </w:pPr>
      <w:r w:rsidRPr="290DAA7A" w:rsidR="007B42CC">
        <w:rPr>
          <w:rFonts w:ascii="Segoe UI" w:hAnsi="Segoe UI" w:eastAsia="Times New Roman" w:cs="Segoe UI"/>
          <w:b w:val="1"/>
          <w:bCs w:val="1"/>
          <w:sz w:val="28"/>
          <w:szCs w:val="28"/>
          <w:lang w:val="en-US"/>
        </w:rPr>
        <w:t xml:space="preserve">3.4.1 The </w:t>
      </w:r>
      <w:ins w:author="Dickens, Chris (IWMI)" w:date="2024-10-04T05:28:10.249Z" w:id="42784285">
        <w:r w:rsidRPr="290DAA7A" w:rsidR="7A8EE490">
          <w:rPr>
            <w:rFonts w:ascii="Segoe UI" w:hAnsi="Segoe UI" w:eastAsia="Times New Roman" w:cs="Segoe UI"/>
            <w:b w:val="1"/>
            <w:bCs w:val="1"/>
            <w:sz w:val="28"/>
            <w:szCs w:val="28"/>
            <w:lang w:val="en-US"/>
          </w:rPr>
          <w:t xml:space="preserve">Limpopo </w:t>
        </w:r>
      </w:ins>
      <w:r w:rsidRPr="290DAA7A" w:rsidR="007B42CC">
        <w:rPr>
          <w:rFonts w:ascii="Segoe UI" w:hAnsi="Segoe UI" w:eastAsia="Times New Roman" w:cs="Segoe UI"/>
          <w:b w:val="1"/>
          <w:bCs w:val="1"/>
          <w:sz w:val="28"/>
          <w:szCs w:val="28"/>
          <w:lang w:val="en-US"/>
        </w:rPr>
        <w:t>WebGIS Portal Homepage</w:t>
      </w:r>
    </w:p>
    <w:p w:rsidRPr="00662C0C" w:rsidR="005E5BE0" w:rsidP="07C805DE" w:rsidRDefault="007B42CC" w14:paraId="17DC6539" w14:textId="77777777">
      <w:pPr>
        <w:spacing w:before="240" w:after="240"/>
        <w:jc w:val="both"/>
        <w:rPr>
          <w:rFonts w:ascii="Segoe UI" w:hAnsi="Segoe UI" w:eastAsia="Times New Roman" w:cs="Segoe UI"/>
          <w:sz w:val="24"/>
          <w:szCs w:val="24"/>
          <w:lang w:val="en-US"/>
        </w:rPr>
      </w:pPr>
      <w:r w:rsidRPr="07C805DE">
        <w:rPr>
          <w:rFonts w:ascii="Segoe UI" w:hAnsi="Segoe UI" w:eastAsia="Times New Roman" w:cs="Segoe UI"/>
          <w:sz w:val="24"/>
          <w:szCs w:val="24"/>
          <w:lang w:val="en-US"/>
        </w:rPr>
        <w:t>Upon accessing the portal, users encounter a welcoming homepage with options to navigate through the platform’s features:</w:t>
      </w:r>
    </w:p>
    <w:p w:rsidRPr="00662C0C" w:rsidR="005E5BE0" w:rsidP="07C805DE" w:rsidRDefault="007B42CC" w14:paraId="7D2405BC" w14:textId="77777777">
      <w:pPr>
        <w:spacing w:before="240" w:after="240"/>
        <w:jc w:val="both"/>
        <w:rPr>
          <w:rFonts w:ascii="Segoe UI" w:hAnsi="Segoe UI" w:eastAsia="Times New Roman" w:cs="Segoe UI"/>
          <w:b/>
          <w:bCs/>
          <w:sz w:val="24"/>
          <w:szCs w:val="24"/>
          <w:lang w:val="en-US"/>
        </w:rPr>
      </w:pPr>
      <w:r w:rsidRPr="07C805DE">
        <w:rPr>
          <w:rFonts w:ascii="Segoe UI" w:hAnsi="Segoe UI" w:eastAsia="Times New Roman" w:cs="Segoe UI"/>
          <w:b/>
          <w:bCs/>
          <w:sz w:val="24"/>
          <w:szCs w:val="24"/>
          <w:lang w:val="en-US"/>
        </w:rPr>
        <w:t>3.4.1.1 Let's Get You Started</w:t>
      </w:r>
    </w:p>
    <w:p w:rsidRPr="00662C0C" w:rsidR="005E5BE0" w:rsidP="07C805DE" w:rsidRDefault="007B42CC" w14:paraId="69FCE8D1" w14:textId="77777777">
      <w:pPr>
        <w:numPr>
          <w:ilvl w:val="0"/>
          <w:numId w:val="19"/>
        </w:numPr>
        <w:spacing w:before="240"/>
        <w:jc w:val="both"/>
        <w:rPr>
          <w:rFonts w:ascii="Segoe UI" w:hAnsi="Segoe UI" w:cs="Segoe UI"/>
          <w:sz w:val="24"/>
          <w:szCs w:val="24"/>
          <w:lang w:val="en-US"/>
        </w:rPr>
      </w:pPr>
      <w:r w:rsidRPr="07C805DE">
        <w:rPr>
          <w:rFonts w:ascii="Segoe UI" w:hAnsi="Segoe UI" w:eastAsia="Times New Roman" w:cs="Segoe UI"/>
          <w:b/>
          <w:bCs/>
          <w:sz w:val="24"/>
          <w:szCs w:val="24"/>
          <w:lang w:val="en-US"/>
        </w:rPr>
        <w:t>Getting Started with the Map</w:t>
      </w:r>
      <w:r w:rsidRPr="07C805DE">
        <w:rPr>
          <w:rFonts w:ascii="Segoe UI" w:hAnsi="Segoe UI" w:eastAsia="Times New Roman" w:cs="Segoe UI"/>
          <w:sz w:val="24"/>
          <w:szCs w:val="24"/>
          <w:lang w:val="en-US"/>
        </w:rPr>
        <w:t>: A video prompt to guide users to navigate and explore the webGIS portal.</w:t>
      </w:r>
    </w:p>
    <w:p w:rsidRPr="00662C0C" w:rsidR="005E5BE0" w:rsidRDefault="007B42CC" w14:paraId="267C8CF1" w14:textId="77777777">
      <w:pPr>
        <w:numPr>
          <w:ilvl w:val="0"/>
          <w:numId w:val="19"/>
        </w:numPr>
        <w:jc w:val="both"/>
        <w:rPr>
          <w:rFonts w:ascii="Segoe UI" w:hAnsi="Segoe UI" w:cs="Segoe UI"/>
          <w:sz w:val="24"/>
          <w:szCs w:val="24"/>
        </w:rPr>
      </w:pPr>
      <w:r w:rsidRPr="00662C0C">
        <w:rPr>
          <w:rFonts w:ascii="Segoe UI" w:hAnsi="Segoe UI" w:eastAsia="Times New Roman" w:cs="Segoe UI"/>
          <w:b/>
          <w:sz w:val="24"/>
          <w:szCs w:val="24"/>
        </w:rPr>
        <w:t>Take the Tour</w:t>
      </w:r>
      <w:r w:rsidRPr="00662C0C">
        <w:rPr>
          <w:rFonts w:ascii="Segoe UI" w:hAnsi="Segoe UI" w:eastAsia="Times New Roman" w:cs="Segoe UI"/>
          <w:sz w:val="24"/>
          <w:szCs w:val="24"/>
        </w:rPr>
        <w:t>: An interactive guide that walks users through the platform's features and functionalities.</w:t>
      </w:r>
    </w:p>
    <w:p w:rsidRPr="00662C0C" w:rsidR="005E5BE0" w:rsidP="07C805DE" w:rsidRDefault="007B42CC" w14:paraId="1337CC6D" w14:textId="77777777">
      <w:pPr>
        <w:numPr>
          <w:ilvl w:val="0"/>
          <w:numId w:val="19"/>
        </w:numPr>
        <w:jc w:val="both"/>
        <w:rPr>
          <w:rFonts w:ascii="Segoe UI" w:hAnsi="Segoe UI" w:cs="Segoe UI"/>
          <w:sz w:val="24"/>
          <w:szCs w:val="24"/>
          <w:lang w:val="en-US"/>
        </w:rPr>
      </w:pPr>
      <w:r w:rsidRPr="07C805DE">
        <w:rPr>
          <w:rFonts w:ascii="Segoe UI" w:hAnsi="Segoe UI" w:eastAsia="Times New Roman" w:cs="Segoe UI"/>
          <w:b/>
          <w:bCs/>
          <w:sz w:val="24"/>
          <w:szCs w:val="24"/>
          <w:lang w:val="en-US"/>
        </w:rPr>
        <w:t>I'll Need Some Help</w:t>
      </w:r>
      <w:r w:rsidRPr="07C805DE">
        <w:rPr>
          <w:rFonts w:ascii="Segoe UI" w:hAnsi="Segoe UI" w:eastAsia="Times New Roman" w:cs="Segoe UI"/>
          <w:sz w:val="24"/>
          <w:szCs w:val="24"/>
          <w:lang w:val="en-US"/>
        </w:rPr>
        <w:t>: A help guide for users who require assistance with navigating the platform or using specific tools.</w:t>
      </w:r>
    </w:p>
    <w:p w:rsidRPr="00662C0C" w:rsidR="005E5BE0" w:rsidRDefault="007B42CC" w14:paraId="5EAA2107" w14:textId="77777777">
      <w:pPr>
        <w:numPr>
          <w:ilvl w:val="0"/>
          <w:numId w:val="19"/>
        </w:numPr>
        <w:spacing w:after="240"/>
        <w:jc w:val="both"/>
        <w:rPr>
          <w:rFonts w:ascii="Segoe UI" w:hAnsi="Segoe UI" w:eastAsia="Times New Roman" w:cs="Segoe UI"/>
          <w:sz w:val="24"/>
          <w:szCs w:val="24"/>
        </w:rPr>
      </w:pPr>
      <w:commentRangeStart w:id="388448765"/>
      <w:r w:rsidRPr="290DAA7A" w:rsidR="007B42CC">
        <w:rPr>
          <w:rFonts w:ascii="Segoe UI" w:hAnsi="Segoe UI" w:eastAsia="Times New Roman" w:cs="Segoe UI"/>
          <w:sz w:val="24"/>
          <w:szCs w:val="24"/>
        </w:rPr>
        <w:t>Explore Map Data:</w:t>
      </w:r>
      <w:commentRangeEnd w:id="388448765"/>
      <w:r>
        <w:rPr>
          <w:rStyle w:val="CommentReference"/>
        </w:rPr>
        <w:commentReference w:id="388448765"/>
      </w:r>
      <w:r w:rsidRPr="290DAA7A" w:rsidR="007B42CC">
        <w:rPr>
          <w:rFonts w:ascii="Segoe UI" w:hAnsi="Segoe UI" w:eastAsia="Times New Roman" w:cs="Segoe UI"/>
          <w:sz w:val="24"/>
          <w:szCs w:val="24"/>
        </w:rPr>
        <w:t xml:space="preserve"> Begin data exploration directly.</w:t>
      </w:r>
    </w:p>
    <w:p w:rsidRPr="00662C0C" w:rsidR="005E5BE0" w:rsidRDefault="007B42CC" w14:paraId="3FC1E28F" w14:textId="77777777">
      <w:pPr>
        <w:spacing w:before="240" w:after="240"/>
        <w:jc w:val="both"/>
        <w:rPr>
          <w:rFonts w:ascii="Segoe UI" w:hAnsi="Segoe UI" w:eastAsia="Times New Roman" w:cs="Segoe UI"/>
          <w:sz w:val="24"/>
          <w:szCs w:val="24"/>
        </w:rPr>
      </w:pPr>
      <w:r w:rsidRPr="00662C0C">
        <w:rPr>
          <w:rFonts w:ascii="Segoe UI" w:hAnsi="Segoe UI" w:eastAsia="Times New Roman" w:cs="Segoe UI"/>
          <w:noProof/>
          <w:sz w:val="24"/>
          <w:szCs w:val="24"/>
        </w:rPr>
        <w:drawing>
          <wp:inline distT="114300" distB="114300" distL="114300" distR="114300" wp14:anchorId="5BC6BE46" wp14:editId="51766503">
            <wp:extent cx="5810250" cy="2641600"/>
            <wp:effectExtent l="0" t="0" r="0" b="6350"/>
            <wp:docPr id="16"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9"/>
                    <a:srcRect/>
                    <a:stretch>
                      <a:fillRect/>
                    </a:stretch>
                  </pic:blipFill>
                  <pic:spPr>
                    <a:xfrm>
                      <a:off x="0" y="0"/>
                      <a:ext cx="5810250" cy="2641600"/>
                    </a:xfrm>
                    <a:prstGeom prst="rect">
                      <a:avLst/>
                    </a:prstGeom>
                    <a:ln/>
                  </pic:spPr>
                </pic:pic>
              </a:graphicData>
            </a:graphic>
          </wp:inline>
        </w:drawing>
      </w:r>
    </w:p>
    <w:p w:rsidRPr="00662C0C" w:rsidR="005E5BE0" w:rsidP="07C805DE" w:rsidRDefault="007B42CC" w14:paraId="0C1D59B3" w14:textId="77777777">
      <w:pPr>
        <w:spacing w:before="240"/>
        <w:jc w:val="center"/>
        <w:rPr>
          <w:rFonts w:ascii="Segoe UI" w:hAnsi="Segoe UI" w:eastAsia="Times New Roman" w:cs="Segoe UI"/>
          <w:sz w:val="24"/>
          <w:szCs w:val="24"/>
          <w:lang w:val="en-US"/>
        </w:rPr>
      </w:pPr>
      <w:r w:rsidRPr="07C805DE">
        <w:rPr>
          <w:rFonts w:ascii="Segoe UI" w:hAnsi="Segoe UI" w:eastAsia="Times New Roman" w:cs="Segoe UI"/>
          <w:sz w:val="24"/>
          <w:szCs w:val="24"/>
          <w:lang w:val="en-US"/>
        </w:rPr>
        <w:t>Figure 2: Homepage of the WebGIS portal</w:t>
      </w:r>
    </w:p>
    <w:p w:rsidRPr="00662C0C" w:rsidR="005E5BE0" w:rsidRDefault="007B42CC" w14:paraId="5D06E205" w14:textId="77777777">
      <w:pPr>
        <w:spacing w:before="240" w:after="240"/>
        <w:jc w:val="both"/>
        <w:rPr>
          <w:rFonts w:ascii="Segoe UI" w:hAnsi="Segoe UI" w:eastAsia="Times New Roman" w:cs="Segoe UI"/>
          <w:b/>
          <w:sz w:val="28"/>
          <w:szCs w:val="28"/>
        </w:rPr>
      </w:pPr>
      <w:r w:rsidRPr="00662C0C">
        <w:rPr>
          <w:rFonts w:ascii="Segoe UI" w:hAnsi="Segoe UI" w:eastAsia="Times New Roman" w:cs="Segoe UI"/>
          <w:b/>
          <w:sz w:val="28"/>
          <w:szCs w:val="28"/>
        </w:rPr>
        <w:t>3.4.1.2. Search for Location</w:t>
      </w:r>
    </w:p>
    <w:p w:rsidRPr="00662C0C" w:rsidR="005E5BE0" w:rsidP="07C805DE" w:rsidRDefault="007B42CC" w14:paraId="6C19CA48" w14:textId="77777777">
      <w:pPr>
        <w:spacing w:before="240" w:after="240"/>
        <w:jc w:val="both"/>
        <w:rPr>
          <w:rFonts w:ascii="Segoe UI" w:hAnsi="Segoe UI" w:eastAsia="Times New Roman" w:cs="Segoe UI"/>
          <w:sz w:val="24"/>
          <w:szCs w:val="24"/>
          <w:lang w:val="en-US"/>
        </w:rPr>
      </w:pPr>
      <w:r w:rsidRPr="07C805DE">
        <w:rPr>
          <w:rFonts w:ascii="Segoe UI" w:hAnsi="Segoe UI" w:eastAsia="Times New Roman" w:cs="Segoe UI"/>
          <w:sz w:val="24"/>
          <w:szCs w:val="24"/>
          <w:lang w:val="en-US"/>
        </w:rPr>
        <w:t xml:space="preserve">A search bar, placed at the top left corner of the homepage, allows users to quickly search for specific locations within the Limpopo River basin. </w:t>
      </w:r>
    </w:p>
    <w:p w:rsidRPr="00662C0C" w:rsidR="005E5BE0" w:rsidRDefault="007B42CC" w14:paraId="34721EA6" w14:textId="77777777">
      <w:pPr>
        <w:spacing w:before="240" w:after="240"/>
        <w:jc w:val="both"/>
        <w:rPr>
          <w:rFonts w:ascii="Segoe UI" w:hAnsi="Segoe UI" w:eastAsia="Times New Roman" w:cs="Segoe UI"/>
          <w:sz w:val="24"/>
          <w:szCs w:val="24"/>
        </w:rPr>
      </w:pPr>
      <w:r w:rsidRPr="00662C0C">
        <w:rPr>
          <w:rFonts w:ascii="Segoe UI" w:hAnsi="Segoe UI" w:eastAsia="Times New Roman" w:cs="Segoe UI"/>
          <w:noProof/>
          <w:sz w:val="24"/>
          <w:szCs w:val="24"/>
        </w:rPr>
        <w:drawing>
          <wp:inline distT="114300" distB="114300" distL="114300" distR="114300" wp14:anchorId="7442F7F1" wp14:editId="482EDE73">
            <wp:extent cx="1819275" cy="1809750"/>
            <wp:effectExtent l="0" t="0" r="0" b="0"/>
            <wp:docPr id="2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0"/>
                    <a:srcRect/>
                    <a:stretch>
                      <a:fillRect/>
                    </a:stretch>
                  </pic:blipFill>
                  <pic:spPr>
                    <a:xfrm>
                      <a:off x="0" y="0"/>
                      <a:ext cx="1819275" cy="1809750"/>
                    </a:xfrm>
                    <a:prstGeom prst="rect">
                      <a:avLst/>
                    </a:prstGeom>
                    <a:ln/>
                  </pic:spPr>
                </pic:pic>
              </a:graphicData>
            </a:graphic>
          </wp:inline>
        </w:drawing>
      </w:r>
      <w:r w:rsidRPr="00662C0C">
        <w:rPr>
          <w:rFonts w:ascii="Segoe UI" w:hAnsi="Segoe UI" w:eastAsia="Times New Roman" w:cs="Segoe UI"/>
          <w:noProof/>
          <w:sz w:val="24"/>
          <w:szCs w:val="24"/>
        </w:rPr>
        <w:drawing>
          <wp:inline distT="114300" distB="114300" distL="114300" distR="114300" wp14:anchorId="4918AC08" wp14:editId="528C88F8">
            <wp:extent cx="3848100" cy="1809750"/>
            <wp:effectExtent l="0" t="0" r="0" b="0"/>
            <wp:docPr id="32"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11"/>
                    <a:srcRect/>
                    <a:stretch>
                      <a:fillRect/>
                    </a:stretch>
                  </pic:blipFill>
                  <pic:spPr>
                    <a:xfrm>
                      <a:off x="0" y="0"/>
                      <a:ext cx="3848100" cy="1809750"/>
                    </a:xfrm>
                    <a:prstGeom prst="rect">
                      <a:avLst/>
                    </a:prstGeom>
                    <a:ln/>
                  </pic:spPr>
                </pic:pic>
              </a:graphicData>
            </a:graphic>
          </wp:inline>
        </w:drawing>
      </w:r>
    </w:p>
    <w:p w:rsidRPr="00662C0C" w:rsidR="005E5BE0" w:rsidP="19BF21B8" w:rsidRDefault="007B42CC" w14:paraId="190E8EC3" w14:textId="77777777">
      <w:pPr>
        <w:spacing w:before="240" w:after="240"/>
        <w:jc w:val="center"/>
        <w:rPr>
          <w:rFonts w:ascii="Segoe UI" w:hAnsi="Segoe UI" w:eastAsia="Times New Roman" w:cs="Segoe UI"/>
          <w:sz w:val="24"/>
          <w:szCs w:val="24"/>
          <w:lang w:val="en-US"/>
        </w:rPr>
      </w:pPr>
      <w:r w:rsidRPr="19BF21B8" w:rsidR="007B42CC">
        <w:rPr>
          <w:rFonts w:ascii="Segoe UI" w:hAnsi="Segoe UI" w:eastAsia="Times New Roman" w:cs="Segoe UI"/>
          <w:sz w:val="24"/>
          <w:szCs w:val="24"/>
          <w:lang w:val="en-US"/>
        </w:rPr>
        <w:t>Figure 3: Search location tool.</w:t>
      </w:r>
    </w:p>
    <w:p w:rsidRPr="00662C0C" w:rsidR="005E5BE0" w:rsidRDefault="007B42CC" w14:paraId="5E879B1E" w14:textId="77777777">
      <w:pPr>
        <w:spacing w:before="240" w:after="240"/>
        <w:jc w:val="both"/>
        <w:rPr>
          <w:rFonts w:ascii="Segoe UI" w:hAnsi="Segoe UI" w:eastAsia="Times New Roman" w:cs="Segoe UI"/>
          <w:sz w:val="24"/>
          <w:szCs w:val="24"/>
        </w:rPr>
      </w:pPr>
      <w:r w:rsidRPr="00662C0C">
        <w:rPr>
          <w:rFonts w:ascii="Segoe UI" w:hAnsi="Segoe UI" w:eastAsia="Times New Roman" w:cs="Segoe UI"/>
          <w:noProof/>
          <w:sz w:val="24"/>
          <w:szCs w:val="24"/>
        </w:rPr>
        <w:drawing>
          <wp:inline distT="114300" distB="114300" distL="114300" distR="114300" wp14:anchorId="746F78AB" wp14:editId="73752B82">
            <wp:extent cx="5734050" cy="2695575"/>
            <wp:effectExtent l="0" t="0" r="0" b="0"/>
            <wp:docPr id="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a:stretch>
                      <a:fillRect/>
                    </a:stretch>
                  </pic:blipFill>
                  <pic:spPr>
                    <a:xfrm>
                      <a:off x="0" y="0"/>
                      <a:ext cx="5734050" cy="2695575"/>
                    </a:xfrm>
                    <a:prstGeom prst="rect">
                      <a:avLst/>
                    </a:prstGeom>
                    <a:ln/>
                  </pic:spPr>
                </pic:pic>
              </a:graphicData>
            </a:graphic>
          </wp:inline>
        </w:drawing>
      </w:r>
    </w:p>
    <w:p w:rsidRPr="00662C0C" w:rsidR="005E5BE0" w:rsidP="00662C0C" w:rsidRDefault="007B42CC" w14:paraId="1356A44B" w14:textId="77777777">
      <w:pPr>
        <w:spacing w:before="240" w:after="240"/>
        <w:jc w:val="center"/>
        <w:rPr>
          <w:rFonts w:ascii="Segoe UI" w:hAnsi="Segoe UI" w:eastAsia="Times New Roman" w:cs="Segoe UI"/>
          <w:sz w:val="24"/>
          <w:szCs w:val="24"/>
        </w:rPr>
      </w:pPr>
      <w:r w:rsidRPr="00662C0C">
        <w:rPr>
          <w:rFonts w:ascii="Segoe UI" w:hAnsi="Segoe UI" w:eastAsia="Times New Roman" w:cs="Segoe UI"/>
          <w:sz w:val="24"/>
          <w:szCs w:val="24"/>
        </w:rPr>
        <w:t>Figure 4: Geocoded location in the Limpopo River basin.</w:t>
      </w:r>
    </w:p>
    <w:p w:rsidRPr="00662C0C" w:rsidR="005E5BE0" w:rsidRDefault="007B42CC" w14:paraId="7DE99547" w14:textId="77777777">
      <w:pPr>
        <w:spacing w:before="240" w:after="240"/>
        <w:jc w:val="both"/>
        <w:rPr>
          <w:rFonts w:ascii="Segoe UI" w:hAnsi="Segoe UI" w:eastAsia="Times New Roman" w:cs="Segoe UI"/>
          <w:b/>
          <w:sz w:val="28"/>
          <w:szCs w:val="28"/>
        </w:rPr>
      </w:pPr>
      <w:r w:rsidRPr="00662C0C">
        <w:rPr>
          <w:rFonts w:ascii="Segoe UI" w:hAnsi="Segoe UI" w:eastAsia="Times New Roman" w:cs="Segoe UI"/>
          <w:b/>
          <w:sz w:val="28"/>
          <w:szCs w:val="28"/>
        </w:rPr>
        <w:t>3.4.2. Explore Map Data</w:t>
      </w:r>
    </w:p>
    <w:p w:rsidRPr="00662C0C" w:rsidR="005E5BE0" w:rsidP="19BF21B8" w:rsidRDefault="007B42CC" w14:paraId="0510C24D" w14:textId="77777777">
      <w:pPr>
        <w:spacing w:before="240" w:after="240"/>
        <w:jc w:val="both"/>
        <w:rPr>
          <w:rFonts w:ascii="Segoe UI" w:hAnsi="Segoe UI" w:eastAsia="Times New Roman" w:cs="Segoe UI"/>
          <w:sz w:val="24"/>
          <w:szCs w:val="24"/>
          <w:lang w:val="en-US"/>
        </w:rPr>
      </w:pPr>
      <w:r w:rsidRPr="19BF21B8" w:rsidR="007B42CC">
        <w:rPr>
          <w:rFonts w:ascii="Segoe UI" w:hAnsi="Segoe UI" w:eastAsia="Times New Roman" w:cs="Segoe UI"/>
          <w:sz w:val="24"/>
          <w:szCs w:val="24"/>
          <w:lang w:val="en-US"/>
        </w:rPr>
        <w:t xml:space="preserve">Users can select the "Explore Map Data" option to access and interact with available datasets. The “Explore Map Data” feature enables data to be added to the map, also multiple datasets can be added at once and managed through the Workbench. </w:t>
      </w:r>
    </w:p>
    <w:p w:rsidRPr="00662C0C" w:rsidR="005E5BE0" w:rsidRDefault="007B42CC" w14:paraId="6EFAC109" w14:textId="77777777">
      <w:pPr>
        <w:spacing w:before="240" w:after="240"/>
        <w:jc w:val="both"/>
        <w:rPr>
          <w:rFonts w:ascii="Segoe UI" w:hAnsi="Segoe UI" w:eastAsia="Times New Roman" w:cs="Segoe UI"/>
          <w:sz w:val="24"/>
          <w:szCs w:val="24"/>
        </w:rPr>
      </w:pPr>
      <w:r w:rsidRPr="00662C0C">
        <w:rPr>
          <w:rFonts w:ascii="Segoe UI" w:hAnsi="Segoe UI" w:eastAsia="Times New Roman" w:cs="Segoe UI"/>
          <w:noProof/>
          <w:sz w:val="24"/>
          <w:szCs w:val="24"/>
        </w:rPr>
        <w:drawing>
          <wp:inline distT="114300" distB="114300" distL="114300" distR="114300" wp14:anchorId="71130FF0" wp14:editId="035751D1">
            <wp:extent cx="5734050" cy="2705100"/>
            <wp:effectExtent l="0" t="0" r="0" b="0"/>
            <wp:docPr id="24"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3"/>
                    <a:srcRect/>
                    <a:stretch>
                      <a:fillRect/>
                    </a:stretch>
                  </pic:blipFill>
                  <pic:spPr>
                    <a:xfrm>
                      <a:off x="0" y="0"/>
                      <a:ext cx="5734050" cy="2705100"/>
                    </a:xfrm>
                    <a:prstGeom prst="rect">
                      <a:avLst/>
                    </a:prstGeom>
                    <a:ln/>
                  </pic:spPr>
                </pic:pic>
              </a:graphicData>
            </a:graphic>
          </wp:inline>
        </w:drawing>
      </w:r>
    </w:p>
    <w:p w:rsidRPr="00662C0C" w:rsidR="005E5BE0" w:rsidP="00662C0C" w:rsidRDefault="007B42CC" w14:paraId="24CC77E6" w14:textId="77777777">
      <w:pPr>
        <w:spacing w:before="240" w:after="240"/>
        <w:jc w:val="center"/>
        <w:rPr>
          <w:rFonts w:ascii="Segoe UI" w:hAnsi="Segoe UI" w:eastAsia="Times New Roman" w:cs="Segoe UI"/>
          <w:sz w:val="24"/>
          <w:szCs w:val="24"/>
        </w:rPr>
      </w:pPr>
      <w:r w:rsidRPr="00662C0C">
        <w:rPr>
          <w:rFonts w:ascii="Segoe UI" w:hAnsi="Segoe UI" w:eastAsia="Times New Roman" w:cs="Segoe UI"/>
          <w:sz w:val="24"/>
          <w:szCs w:val="24"/>
        </w:rPr>
        <w:t>Figure 5: Featuring the “Explore map data” tool</w:t>
      </w:r>
    </w:p>
    <w:p w:rsidRPr="00662C0C" w:rsidR="005E5BE0" w:rsidRDefault="007B42CC" w14:paraId="53206F52" w14:textId="77777777">
      <w:pPr>
        <w:spacing w:before="240" w:after="240"/>
        <w:jc w:val="both"/>
        <w:rPr>
          <w:rFonts w:ascii="Segoe UI" w:hAnsi="Segoe UI" w:eastAsia="Times New Roman" w:cs="Segoe UI"/>
          <w:sz w:val="24"/>
          <w:szCs w:val="24"/>
        </w:rPr>
      </w:pPr>
      <w:r w:rsidRPr="00662C0C">
        <w:rPr>
          <w:rFonts w:ascii="Segoe UI" w:hAnsi="Segoe UI" w:eastAsia="Times New Roman" w:cs="Segoe UI"/>
          <w:noProof/>
          <w:sz w:val="24"/>
          <w:szCs w:val="24"/>
        </w:rPr>
        <w:drawing>
          <wp:inline distT="114300" distB="114300" distL="114300" distR="114300" wp14:anchorId="47EA7A7E" wp14:editId="096A1D20">
            <wp:extent cx="5734050" cy="2686050"/>
            <wp:effectExtent l="0" t="0" r="0" b="0"/>
            <wp:docPr id="15"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4"/>
                    <a:srcRect/>
                    <a:stretch>
                      <a:fillRect/>
                    </a:stretch>
                  </pic:blipFill>
                  <pic:spPr>
                    <a:xfrm>
                      <a:off x="0" y="0"/>
                      <a:ext cx="5734050" cy="2686050"/>
                    </a:xfrm>
                    <a:prstGeom prst="rect">
                      <a:avLst/>
                    </a:prstGeom>
                    <a:ln/>
                  </pic:spPr>
                </pic:pic>
              </a:graphicData>
            </a:graphic>
          </wp:inline>
        </w:drawing>
      </w:r>
    </w:p>
    <w:p w:rsidRPr="00662C0C" w:rsidR="005E5BE0" w:rsidP="00662C0C" w:rsidRDefault="007B42CC" w14:paraId="1E5B828B" w14:textId="77777777">
      <w:pPr>
        <w:spacing w:before="240" w:after="240"/>
        <w:jc w:val="center"/>
        <w:rPr>
          <w:rFonts w:ascii="Segoe UI" w:hAnsi="Segoe UI" w:eastAsia="Times New Roman" w:cs="Segoe UI"/>
          <w:sz w:val="24"/>
          <w:szCs w:val="24"/>
        </w:rPr>
      </w:pPr>
      <w:r w:rsidRPr="00662C0C">
        <w:rPr>
          <w:rFonts w:ascii="Segoe UI" w:hAnsi="Segoe UI" w:eastAsia="Times New Roman" w:cs="Segoe UI"/>
          <w:sz w:val="24"/>
          <w:szCs w:val="24"/>
        </w:rPr>
        <w:t>Figure 6: Portal Main Interface</w:t>
      </w:r>
    </w:p>
    <w:p w:rsidRPr="00662C0C" w:rsidR="005E5BE0" w:rsidRDefault="007B42CC" w14:paraId="37ABDB99" w14:textId="77777777">
      <w:pPr>
        <w:spacing w:before="240" w:after="240"/>
        <w:jc w:val="both"/>
        <w:rPr>
          <w:rFonts w:ascii="Segoe UI" w:hAnsi="Segoe UI" w:eastAsia="Times New Roman" w:cs="Segoe UI"/>
          <w:b/>
          <w:sz w:val="28"/>
          <w:szCs w:val="28"/>
        </w:rPr>
      </w:pPr>
      <w:r w:rsidRPr="00662C0C">
        <w:rPr>
          <w:rFonts w:ascii="Segoe UI" w:hAnsi="Segoe UI" w:eastAsia="Times New Roman" w:cs="Segoe UI"/>
          <w:b/>
          <w:sz w:val="28"/>
          <w:szCs w:val="28"/>
        </w:rPr>
        <w:t>3.4.2.1 Data Catalogue</w:t>
      </w:r>
    </w:p>
    <w:p w:rsidRPr="00662C0C" w:rsidR="005E5BE0" w:rsidP="07C805DE" w:rsidRDefault="007B42CC" w14:paraId="571452E6" w14:textId="22EFF855">
      <w:pPr>
        <w:spacing w:before="240" w:after="240"/>
        <w:jc w:val="both"/>
        <w:rPr>
          <w:rFonts w:ascii="Segoe UI" w:hAnsi="Segoe UI" w:eastAsia="Times New Roman" w:cs="Segoe UI"/>
          <w:sz w:val="24"/>
          <w:szCs w:val="24"/>
          <w:lang w:val="en-US"/>
        </w:rPr>
      </w:pPr>
      <w:r w:rsidRPr="07C805DE">
        <w:rPr>
          <w:rFonts w:ascii="Segoe UI" w:hAnsi="Segoe UI" w:eastAsia="Times New Roman" w:cs="Segoe UI"/>
          <w:sz w:val="24"/>
          <w:szCs w:val="24"/>
          <w:lang w:val="en-US"/>
        </w:rPr>
        <w:t xml:space="preserve">The Data Catalogue is organized into several thematic categories, each containing relevant datasets for the Limpopo River basin. These categories </w:t>
      </w:r>
      <w:r w:rsidRPr="07C805DE" w:rsidR="00662C0C">
        <w:rPr>
          <w:rFonts w:ascii="Segoe UI" w:hAnsi="Segoe UI" w:eastAsia="Times New Roman" w:cs="Segoe UI"/>
          <w:sz w:val="24"/>
          <w:szCs w:val="24"/>
          <w:lang w:val="en-US"/>
        </w:rPr>
        <w:t>include</w:t>
      </w:r>
      <w:r w:rsidRPr="07C805DE">
        <w:rPr>
          <w:rFonts w:ascii="Segoe UI" w:hAnsi="Segoe UI" w:eastAsia="Times New Roman" w:cs="Segoe UI"/>
          <w:sz w:val="24"/>
          <w:szCs w:val="24"/>
          <w:lang w:val="en-US"/>
        </w:rPr>
        <w:t xml:space="preserve"> Natural Basin Characteristics, Socio-Economic Profile, Water Resources, Ecosystems, and Satellite Images.</w:t>
      </w:r>
    </w:p>
    <w:p w:rsidRPr="00662C0C" w:rsidR="005E5BE0" w:rsidRDefault="007B42CC" w14:paraId="41BD24FC" w14:textId="77777777">
      <w:pPr>
        <w:spacing w:before="240" w:after="240"/>
        <w:jc w:val="both"/>
        <w:rPr>
          <w:rFonts w:ascii="Segoe UI" w:hAnsi="Segoe UI" w:eastAsia="Times New Roman" w:cs="Segoe UI"/>
          <w:sz w:val="24"/>
          <w:szCs w:val="24"/>
        </w:rPr>
      </w:pPr>
      <w:r w:rsidRPr="00662C0C">
        <w:rPr>
          <w:rFonts w:ascii="Segoe UI" w:hAnsi="Segoe UI" w:eastAsia="Times New Roman" w:cs="Segoe UI"/>
          <w:noProof/>
          <w:sz w:val="24"/>
          <w:szCs w:val="24"/>
        </w:rPr>
        <w:drawing>
          <wp:inline distT="114300" distB="114300" distL="114300" distR="114300" wp14:anchorId="46EC16F0" wp14:editId="6A38C582">
            <wp:extent cx="5734050" cy="2705100"/>
            <wp:effectExtent l="0" t="0" r="0" b="0"/>
            <wp:docPr id="1"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5"/>
                    <a:srcRect/>
                    <a:stretch>
                      <a:fillRect/>
                    </a:stretch>
                  </pic:blipFill>
                  <pic:spPr>
                    <a:xfrm>
                      <a:off x="0" y="0"/>
                      <a:ext cx="5734050" cy="2705100"/>
                    </a:xfrm>
                    <a:prstGeom prst="rect">
                      <a:avLst/>
                    </a:prstGeom>
                    <a:ln/>
                  </pic:spPr>
                </pic:pic>
              </a:graphicData>
            </a:graphic>
          </wp:inline>
        </w:drawing>
      </w:r>
    </w:p>
    <w:p w:rsidRPr="00662C0C" w:rsidR="005E5BE0" w:rsidP="00662C0C" w:rsidRDefault="007B42CC" w14:paraId="1040B2D0" w14:textId="77777777">
      <w:pPr>
        <w:spacing w:before="240" w:after="240"/>
        <w:jc w:val="center"/>
        <w:rPr>
          <w:rFonts w:ascii="Segoe UI" w:hAnsi="Segoe UI" w:eastAsia="Times New Roman" w:cs="Segoe UI"/>
          <w:sz w:val="24"/>
          <w:szCs w:val="24"/>
        </w:rPr>
      </w:pPr>
      <w:r w:rsidRPr="00662C0C">
        <w:rPr>
          <w:rFonts w:ascii="Segoe UI" w:hAnsi="Segoe UI" w:eastAsia="Times New Roman" w:cs="Segoe UI"/>
          <w:sz w:val="24"/>
          <w:szCs w:val="24"/>
        </w:rPr>
        <w:t>Figure 13: Data Catalogue featuring the thematic layers</w:t>
      </w:r>
    </w:p>
    <w:p w:rsidRPr="00662C0C" w:rsidR="005E5BE0" w:rsidRDefault="007B42CC" w14:paraId="1D18922F" w14:textId="77777777">
      <w:pPr>
        <w:spacing w:before="220" w:after="40"/>
        <w:jc w:val="both"/>
        <w:rPr>
          <w:rFonts w:ascii="Segoe UI" w:hAnsi="Segoe UI" w:eastAsia="Times New Roman" w:cs="Segoe UI"/>
          <w:b/>
          <w:sz w:val="28"/>
          <w:szCs w:val="28"/>
        </w:rPr>
      </w:pPr>
      <w:r w:rsidRPr="00662C0C">
        <w:rPr>
          <w:rFonts w:ascii="Segoe UI" w:hAnsi="Segoe UI" w:eastAsia="Times New Roman" w:cs="Segoe UI"/>
          <w:b/>
          <w:sz w:val="28"/>
          <w:szCs w:val="28"/>
        </w:rPr>
        <w:t>3.4.2.1.1 Searching the Catalogue</w:t>
      </w:r>
    </w:p>
    <w:p w:rsidRPr="00662C0C" w:rsidR="005E5BE0" w:rsidP="07C805DE" w:rsidRDefault="007B42CC" w14:paraId="52ACC687" w14:textId="77777777">
      <w:pPr>
        <w:spacing w:before="240" w:after="240"/>
        <w:jc w:val="both"/>
        <w:rPr>
          <w:rFonts w:ascii="Segoe UI" w:hAnsi="Segoe UI" w:eastAsia="Times New Roman" w:cs="Segoe UI"/>
          <w:sz w:val="24"/>
          <w:szCs w:val="24"/>
          <w:lang w:val="en-US"/>
        </w:rPr>
      </w:pPr>
      <w:r w:rsidRPr="290DAA7A" w:rsidR="007B42CC">
        <w:rPr>
          <w:rFonts w:ascii="Segoe UI" w:hAnsi="Segoe UI" w:eastAsia="Times New Roman" w:cs="Segoe UI"/>
          <w:sz w:val="24"/>
          <w:szCs w:val="24"/>
          <w:lang w:val="en-US"/>
        </w:rPr>
        <w:t xml:space="preserve">Users can search for specific datasets within the catalogue using the Search the Catalogue feature. This search function allows for quick access to </w:t>
      </w:r>
      <w:del w:author="Dickens, Chris (IWMI)" w:date="2024-10-04T08:42:25.008Z" w:id="1137955752">
        <w:r w:rsidRPr="290DAA7A" w:rsidDel="007B42CC">
          <w:rPr>
            <w:rFonts w:ascii="Segoe UI" w:hAnsi="Segoe UI" w:eastAsia="Times New Roman" w:cs="Segoe UI"/>
            <w:sz w:val="24"/>
            <w:szCs w:val="24"/>
            <w:lang w:val="en-US"/>
          </w:rPr>
          <w:delText xml:space="preserve">particular </w:delText>
        </w:r>
      </w:del>
      <w:r w:rsidRPr="290DAA7A" w:rsidR="007B42CC">
        <w:rPr>
          <w:rFonts w:ascii="Segoe UI" w:hAnsi="Segoe UI" w:eastAsia="Times New Roman" w:cs="Segoe UI"/>
          <w:sz w:val="24"/>
          <w:szCs w:val="24"/>
          <w:lang w:val="en-US"/>
        </w:rPr>
        <w:t>data</w:t>
      </w:r>
      <w:r w:rsidRPr="290DAA7A" w:rsidR="007B42CC">
        <w:rPr>
          <w:rFonts w:ascii="Segoe UI" w:hAnsi="Segoe UI" w:eastAsia="Times New Roman" w:cs="Segoe UI"/>
          <w:sz w:val="24"/>
          <w:szCs w:val="24"/>
          <w:lang w:val="en-US"/>
        </w:rPr>
        <w:t xml:space="preserve"> of interest, enhancing the user’s ability to find relevant information efficiently.</w:t>
      </w:r>
    </w:p>
    <w:p w:rsidRPr="00662C0C" w:rsidR="005E5BE0" w:rsidP="07C805DE" w:rsidRDefault="007B42CC" w14:paraId="4948FE63" w14:textId="77777777">
      <w:pPr>
        <w:spacing w:before="220" w:after="40"/>
        <w:jc w:val="both"/>
        <w:rPr>
          <w:rFonts w:ascii="Segoe UI" w:hAnsi="Segoe UI" w:eastAsia="Times New Roman" w:cs="Segoe UI"/>
          <w:b/>
          <w:bCs/>
          <w:sz w:val="28"/>
          <w:szCs w:val="28"/>
          <w:lang w:val="en-US"/>
        </w:rPr>
      </w:pPr>
      <w:r w:rsidRPr="07C805DE">
        <w:rPr>
          <w:rFonts w:ascii="Segoe UI" w:hAnsi="Segoe UI" w:eastAsia="Times New Roman" w:cs="Segoe UI"/>
          <w:b/>
          <w:bCs/>
          <w:sz w:val="28"/>
          <w:szCs w:val="28"/>
          <w:lang w:val="en-US"/>
        </w:rPr>
        <w:t>3.4.2.1.2  Previewing and Adding Data</w:t>
      </w:r>
    </w:p>
    <w:p w:rsidRPr="00662C0C" w:rsidR="005E5BE0" w:rsidP="07C805DE" w:rsidRDefault="007B42CC" w14:paraId="1053F189" w14:textId="77777777">
      <w:pPr>
        <w:spacing w:before="240" w:after="240"/>
        <w:jc w:val="both"/>
        <w:rPr>
          <w:rFonts w:ascii="Segoe UI" w:hAnsi="Segoe UI" w:eastAsia="Times New Roman" w:cs="Segoe UI"/>
          <w:sz w:val="24"/>
          <w:szCs w:val="24"/>
          <w:lang w:val="en-US"/>
        </w:rPr>
      </w:pPr>
      <w:r w:rsidRPr="07C805DE">
        <w:rPr>
          <w:rFonts w:ascii="Segoe UI" w:hAnsi="Segoe UI" w:eastAsia="Times New Roman" w:cs="Segoe UI"/>
          <w:sz w:val="24"/>
          <w:szCs w:val="24"/>
          <w:lang w:val="en-US"/>
        </w:rPr>
        <w:t>When a dataset is selected, a Data Preview section appears, offering a brief description of the dataset and the option to add it to the map. For example, selecting "Soil maps" under the "Natural Basin Characteristic" category provides detailed information about the soil types within the Limpopo Basin.</w:t>
      </w:r>
    </w:p>
    <w:p w:rsidRPr="00662C0C" w:rsidR="005E5BE0" w:rsidRDefault="007B42CC" w14:paraId="7F65D8E0" w14:textId="5C822552">
      <w:pPr>
        <w:spacing w:before="240" w:after="240"/>
        <w:jc w:val="both"/>
        <w:rPr>
          <w:rFonts w:ascii="Segoe UI" w:hAnsi="Segoe UI" w:eastAsia="Times New Roman" w:cs="Segoe UI"/>
          <w:sz w:val="24"/>
          <w:szCs w:val="24"/>
        </w:rPr>
      </w:pPr>
      <w:r w:rsidRPr="00662C0C">
        <w:rPr>
          <w:rFonts w:ascii="Segoe UI" w:hAnsi="Segoe UI" w:eastAsia="Times New Roman" w:cs="Segoe UI"/>
          <w:sz w:val="24"/>
          <w:szCs w:val="24"/>
        </w:rPr>
        <w:t>This information includes</w:t>
      </w:r>
      <w:r w:rsidR="00662C0C">
        <w:rPr>
          <w:rFonts w:ascii="Segoe UI" w:hAnsi="Segoe UI" w:eastAsia="Times New Roman" w:cs="Segoe UI"/>
          <w:sz w:val="24"/>
          <w:szCs w:val="24"/>
        </w:rPr>
        <w:t>:</w:t>
      </w:r>
    </w:p>
    <w:p w:rsidRPr="00662C0C" w:rsidR="005E5BE0" w:rsidP="07C805DE" w:rsidRDefault="007B42CC" w14:paraId="013E0DDA" w14:textId="77777777">
      <w:pPr>
        <w:spacing w:before="240" w:after="240"/>
        <w:jc w:val="both"/>
        <w:rPr>
          <w:rFonts w:ascii="Segoe UI" w:hAnsi="Segoe UI" w:eastAsia="Times New Roman" w:cs="Segoe UI"/>
          <w:sz w:val="24"/>
          <w:szCs w:val="24"/>
          <w:lang w:val="en-US"/>
        </w:rPr>
      </w:pPr>
      <w:r w:rsidRPr="07C805DE">
        <w:rPr>
          <w:rFonts w:ascii="Segoe UI" w:hAnsi="Segoe UI" w:eastAsia="Times New Roman" w:cs="Segoe UI"/>
          <w:sz w:val="24"/>
          <w:szCs w:val="24"/>
          <w:lang w:val="en-US"/>
        </w:rPr>
        <w:t>i. Dataset Description: The description outlines the significance of the dataset, including its relevance to sustainable land management and conservation efforts.</w:t>
      </w:r>
    </w:p>
    <w:p w:rsidRPr="00662C0C" w:rsidR="005E5BE0" w:rsidRDefault="007B42CC" w14:paraId="44A61D11" w14:textId="77777777">
      <w:pPr>
        <w:spacing w:before="240" w:after="240"/>
        <w:jc w:val="both"/>
        <w:rPr>
          <w:rFonts w:ascii="Segoe UI" w:hAnsi="Segoe UI" w:eastAsia="Times New Roman" w:cs="Segoe UI"/>
          <w:sz w:val="24"/>
          <w:szCs w:val="24"/>
        </w:rPr>
      </w:pPr>
      <w:r w:rsidRPr="00662C0C">
        <w:rPr>
          <w:rFonts w:ascii="Segoe UI" w:hAnsi="Segoe UI" w:eastAsia="Times New Roman" w:cs="Segoe UI"/>
          <w:sz w:val="24"/>
          <w:szCs w:val="24"/>
        </w:rPr>
        <w:t>ii. Add to the Map: Users can click this option to visualize the dataset directly on the map.</w:t>
      </w:r>
    </w:p>
    <w:p w:rsidRPr="00662C0C" w:rsidR="005E5BE0" w:rsidP="19BF21B8" w:rsidRDefault="007B42CC" w14:paraId="33B5E9D9" w14:textId="77777777">
      <w:pPr>
        <w:spacing w:before="240" w:after="240"/>
        <w:jc w:val="both"/>
        <w:rPr>
          <w:rFonts w:ascii="Segoe UI" w:hAnsi="Segoe UI" w:eastAsia="Times New Roman" w:cs="Segoe UI"/>
          <w:sz w:val="24"/>
          <w:szCs w:val="24"/>
          <w:lang w:val="en-US"/>
        </w:rPr>
      </w:pPr>
      <w:r w:rsidRPr="19BF21B8" w:rsidR="007B42CC">
        <w:rPr>
          <w:rFonts w:ascii="Segoe UI" w:hAnsi="Segoe UI" w:eastAsia="Times New Roman" w:cs="Segoe UI"/>
          <w:sz w:val="24"/>
          <w:szCs w:val="24"/>
          <w:lang w:val="en-US"/>
        </w:rPr>
        <w:t>iii. Service Contact: Contact information for further inquiries about the dataset.</w:t>
      </w:r>
    </w:p>
    <w:p w:rsidRPr="00662C0C" w:rsidR="005E5BE0" w:rsidP="07C805DE" w:rsidRDefault="007B42CC" w14:paraId="64D8F283" w14:textId="77777777">
      <w:pPr>
        <w:spacing w:before="240" w:after="240"/>
        <w:jc w:val="both"/>
        <w:rPr>
          <w:rFonts w:ascii="Segoe UI" w:hAnsi="Segoe UI" w:eastAsia="Times New Roman" w:cs="Segoe UI"/>
          <w:sz w:val="24"/>
          <w:szCs w:val="24"/>
          <w:lang w:val="en-US"/>
        </w:rPr>
      </w:pPr>
      <w:r w:rsidRPr="07C805DE">
        <w:rPr>
          <w:rFonts w:ascii="Segoe UI" w:hAnsi="Segoe UI" w:eastAsia="Times New Roman" w:cs="Segoe UI"/>
          <w:sz w:val="24"/>
          <w:szCs w:val="24"/>
          <w:lang w:val="en-US"/>
        </w:rPr>
        <w:t>iv.  GetCapabilities URL: A URL for integrating the dataset into other GIS software.</w:t>
      </w:r>
    </w:p>
    <w:p w:rsidRPr="00662C0C" w:rsidR="005E5BE0" w:rsidP="07C805DE" w:rsidRDefault="007B42CC" w14:paraId="71DC6CC5" w14:textId="77777777">
      <w:pPr>
        <w:spacing w:before="240" w:after="240"/>
        <w:jc w:val="both"/>
        <w:rPr>
          <w:rFonts w:ascii="Segoe UI" w:hAnsi="Segoe UI" w:eastAsia="Times New Roman" w:cs="Segoe UI"/>
          <w:sz w:val="24"/>
          <w:szCs w:val="24"/>
          <w:lang w:val="en-US"/>
        </w:rPr>
      </w:pPr>
      <w:r w:rsidRPr="07C805DE">
        <w:rPr>
          <w:rFonts w:ascii="Segoe UI" w:hAnsi="Segoe UI" w:eastAsia="Times New Roman" w:cs="Segoe UI"/>
          <w:sz w:val="24"/>
          <w:szCs w:val="24"/>
          <w:lang w:val="en-US"/>
        </w:rPr>
        <w:t>v. DOI and Data Source: Information about the dataset’s source, including a DOI for citation and the primary data provider.</w:t>
      </w:r>
    </w:p>
    <w:p w:rsidRPr="00662C0C" w:rsidR="005E5BE0" w:rsidRDefault="007B42CC" w14:paraId="3045B1F6" w14:textId="77777777">
      <w:pPr>
        <w:spacing w:before="240" w:after="240"/>
        <w:jc w:val="both"/>
        <w:rPr>
          <w:rFonts w:ascii="Segoe UI" w:hAnsi="Segoe UI" w:eastAsia="Times New Roman" w:cs="Segoe UI"/>
          <w:sz w:val="24"/>
          <w:szCs w:val="24"/>
        </w:rPr>
      </w:pPr>
      <w:r w:rsidRPr="00662C0C">
        <w:rPr>
          <w:rFonts w:ascii="Segoe UI" w:hAnsi="Segoe UI" w:eastAsia="Times New Roman" w:cs="Segoe UI"/>
          <w:noProof/>
          <w:sz w:val="24"/>
          <w:szCs w:val="24"/>
        </w:rPr>
        <w:drawing>
          <wp:inline distT="114300" distB="114300" distL="114300" distR="114300" wp14:anchorId="1EFE01A4" wp14:editId="1191BC42">
            <wp:extent cx="5734050" cy="2686050"/>
            <wp:effectExtent l="0" t="0" r="0" b="0"/>
            <wp:docPr id="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6"/>
                    <a:srcRect/>
                    <a:stretch>
                      <a:fillRect/>
                    </a:stretch>
                  </pic:blipFill>
                  <pic:spPr>
                    <a:xfrm>
                      <a:off x="0" y="0"/>
                      <a:ext cx="5734050" cy="2686050"/>
                    </a:xfrm>
                    <a:prstGeom prst="rect">
                      <a:avLst/>
                    </a:prstGeom>
                    <a:ln/>
                  </pic:spPr>
                </pic:pic>
              </a:graphicData>
            </a:graphic>
          </wp:inline>
        </w:drawing>
      </w:r>
    </w:p>
    <w:p w:rsidRPr="00662C0C" w:rsidR="005E5BE0" w:rsidP="00662C0C" w:rsidRDefault="007B42CC" w14:paraId="7CC8EF86" w14:textId="07DEA99D">
      <w:pPr>
        <w:spacing w:before="240" w:after="240"/>
        <w:jc w:val="center"/>
        <w:rPr>
          <w:rFonts w:ascii="Segoe UI" w:hAnsi="Segoe UI" w:eastAsia="Times New Roman" w:cs="Segoe UI"/>
          <w:sz w:val="24"/>
          <w:szCs w:val="24"/>
        </w:rPr>
      </w:pPr>
      <w:r w:rsidRPr="00662C0C">
        <w:rPr>
          <w:rFonts w:ascii="Segoe UI" w:hAnsi="Segoe UI" w:eastAsia="Times New Roman" w:cs="Segoe UI"/>
          <w:sz w:val="24"/>
          <w:szCs w:val="24"/>
        </w:rPr>
        <w:t>Figure 14: Adding dataset to the map view page</w:t>
      </w:r>
    </w:p>
    <w:p w:rsidRPr="00662C0C" w:rsidR="005E5BE0" w:rsidRDefault="005E5BE0" w14:paraId="4399DA9F" w14:textId="77777777">
      <w:pPr>
        <w:spacing w:before="240" w:after="240"/>
        <w:jc w:val="both"/>
        <w:rPr>
          <w:rFonts w:ascii="Segoe UI" w:hAnsi="Segoe UI" w:eastAsia="Times New Roman" w:cs="Segoe UI"/>
          <w:sz w:val="24"/>
          <w:szCs w:val="24"/>
        </w:rPr>
      </w:pPr>
    </w:p>
    <w:p w:rsidRPr="00662C0C" w:rsidR="005E5BE0" w:rsidRDefault="007B42CC" w14:paraId="0064D1D1" w14:textId="77777777">
      <w:pPr>
        <w:spacing w:before="240" w:after="240"/>
        <w:jc w:val="both"/>
        <w:rPr>
          <w:rFonts w:ascii="Segoe UI" w:hAnsi="Segoe UI" w:eastAsia="Times New Roman" w:cs="Segoe UI"/>
          <w:sz w:val="24"/>
          <w:szCs w:val="24"/>
        </w:rPr>
      </w:pPr>
      <w:r w:rsidRPr="00662C0C">
        <w:rPr>
          <w:rFonts w:ascii="Segoe UI" w:hAnsi="Segoe UI" w:eastAsia="Times New Roman" w:cs="Segoe UI"/>
          <w:noProof/>
          <w:sz w:val="24"/>
          <w:szCs w:val="24"/>
        </w:rPr>
        <w:drawing>
          <wp:inline distT="114300" distB="114300" distL="114300" distR="114300" wp14:anchorId="1EEFF4FD" wp14:editId="76964C8C">
            <wp:extent cx="5734050" cy="3000375"/>
            <wp:effectExtent l="0" t="0" r="0" b="0"/>
            <wp:docPr id="25"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7"/>
                    <a:srcRect/>
                    <a:stretch>
                      <a:fillRect/>
                    </a:stretch>
                  </pic:blipFill>
                  <pic:spPr>
                    <a:xfrm>
                      <a:off x="0" y="0"/>
                      <a:ext cx="5734050" cy="3000375"/>
                    </a:xfrm>
                    <a:prstGeom prst="rect">
                      <a:avLst/>
                    </a:prstGeom>
                    <a:ln/>
                  </pic:spPr>
                </pic:pic>
              </a:graphicData>
            </a:graphic>
          </wp:inline>
        </w:drawing>
      </w:r>
    </w:p>
    <w:p w:rsidRPr="00662C0C" w:rsidR="005E5BE0" w:rsidP="19BF21B8" w:rsidRDefault="007B42CC" w14:paraId="36D2006A" w14:textId="77777777">
      <w:pPr>
        <w:spacing w:before="240" w:after="240"/>
        <w:jc w:val="center"/>
        <w:rPr>
          <w:rFonts w:ascii="Segoe UI" w:hAnsi="Segoe UI" w:eastAsia="Times New Roman" w:cs="Segoe UI"/>
          <w:sz w:val="24"/>
          <w:szCs w:val="24"/>
          <w:lang w:val="en-US"/>
        </w:rPr>
      </w:pPr>
      <w:r w:rsidRPr="19BF21B8" w:rsidR="007B42CC">
        <w:rPr>
          <w:rFonts w:ascii="Segoe UI" w:hAnsi="Segoe UI" w:eastAsia="Times New Roman" w:cs="Segoe UI"/>
          <w:sz w:val="24"/>
          <w:szCs w:val="24"/>
          <w:lang w:val="en-US"/>
        </w:rPr>
        <w:t>Figure 21: displaying the preview of the "Soil maps" dataset with options to add it to the map and detailed descriptions.</w:t>
      </w:r>
    </w:p>
    <w:p w:rsidRPr="00662C0C" w:rsidR="005E5BE0" w:rsidRDefault="007B42CC" w14:paraId="3166B2E9" w14:textId="77777777">
      <w:pPr>
        <w:spacing w:before="240" w:after="240"/>
        <w:jc w:val="both"/>
        <w:rPr>
          <w:rFonts w:ascii="Segoe UI" w:hAnsi="Segoe UI" w:eastAsia="Times New Roman" w:cs="Segoe UI"/>
          <w:i/>
          <w:sz w:val="24"/>
          <w:szCs w:val="24"/>
        </w:rPr>
      </w:pPr>
      <w:r w:rsidRPr="00662C0C">
        <w:rPr>
          <w:rFonts w:ascii="Segoe UI" w:hAnsi="Segoe UI" w:eastAsia="Times New Roman" w:cs="Segoe UI"/>
          <w:i/>
          <w:noProof/>
          <w:sz w:val="24"/>
          <w:szCs w:val="24"/>
        </w:rPr>
        <w:drawing>
          <wp:inline distT="114300" distB="114300" distL="114300" distR="114300" wp14:anchorId="7F03915D" wp14:editId="46EC9C63">
            <wp:extent cx="5734050" cy="2714625"/>
            <wp:effectExtent l="0" t="0" r="0" b="0"/>
            <wp:docPr id="58"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18"/>
                    <a:srcRect/>
                    <a:stretch>
                      <a:fillRect/>
                    </a:stretch>
                  </pic:blipFill>
                  <pic:spPr>
                    <a:xfrm>
                      <a:off x="0" y="0"/>
                      <a:ext cx="5734050" cy="2714625"/>
                    </a:xfrm>
                    <a:prstGeom prst="rect">
                      <a:avLst/>
                    </a:prstGeom>
                    <a:ln/>
                  </pic:spPr>
                </pic:pic>
              </a:graphicData>
            </a:graphic>
          </wp:inline>
        </w:drawing>
      </w:r>
    </w:p>
    <w:p w:rsidRPr="00662C0C" w:rsidR="005E5BE0" w:rsidP="00662C0C" w:rsidRDefault="007B42CC" w14:paraId="4BEA52AF" w14:textId="041D91F4">
      <w:pPr>
        <w:spacing w:before="240" w:after="240"/>
        <w:jc w:val="center"/>
        <w:rPr>
          <w:rFonts w:ascii="Segoe UI" w:hAnsi="Segoe UI" w:eastAsia="Times New Roman" w:cs="Segoe UI"/>
          <w:sz w:val="24"/>
          <w:szCs w:val="24"/>
        </w:rPr>
      </w:pPr>
      <w:r w:rsidRPr="00662C0C">
        <w:rPr>
          <w:rFonts w:ascii="Segoe UI" w:hAnsi="Segoe UI" w:eastAsia="Times New Roman" w:cs="Segoe UI"/>
          <w:sz w:val="24"/>
          <w:szCs w:val="24"/>
        </w:rPr>
        <w:t>Figure 22: Displayed/added soil maps of the geology dataset.</w:t>
      </w:r>
    </w:p>
    <w:p w:rsidRPr="00662C0C" w:rsidR="005E5BE0" w:rsidRDefault="007B42CC" w14:paraId="7772ECB2" w14:textId="77777777">
      <w:pPr>
        <w:spacing w:before="240" w:after="240"/>
        <w:jc w:val="both"/>
        <w:rPr>
          <w:rFonts w:ascii="Segoe UI" w:hAnsi="Segoe UI" w:eastAsia="Times New Roman" w:cs="Segoe UI"/>
          <w:sz w:val="24"/>
          <w:szCs w:val="24"/>
        </w:rPr>
      </w:pPr>
      <w:r w:rsidRPr="00662C0C">
        <w:rPr>
          <w:rFonts w:ascii="Segoe UI" w:hAnsi="Segoe UI" w:eastAsia="Times New Roman" w:cs="Segoe UI"/>
          <w:sz w:val="24"/>
          <w:szCs w:val="24"/>
        </w:rPr>
        <w:t xml:space="preserve">The About Data icon returns users to the data catalog page and shows the information about the displayed data. </w:t>
      </w:r>
    </w:p>
    <w:p w:rsidRPr="00662C0C" w:rsidR="005E5BE0" w:rsidRDefault="007B42CC" w14:paraId="0EEF62CD" w14:textId="09CEA386">
      <w:pPr>
        <w:spacing w:before="240" w:after="240"/>
        <w:jc w:val="both"/>
        <w:rPr>
          <w:rFonts w:ascii="Segoe UI" w:hAnsi="Segoe UI" w:eastAsia="Times New Roman" w:cs="Segoe UI"/>
          <w:sz w:val="24"/>
          <w:szCs w:val="24"/>
        </w:rPr>
      </w:pPr>
      <w:r w:rsidRPr="00662C0C">
        <w:rPr>
          <w:rFonts w:ascii="Segoe UI" w:hAnsi="Segoe UI" w:eastAsia="Times New Roman" w:cs="Segoe UI"/>
          <w:b/>
          <w:sz w:val="24"/>
          <w:szCs w:val="24"/>
        </w:rPr>
        <w:t xml:space="preserve">- Natural Basin Characteristic dataset: </w:t>
      </w:r>
      <w:r w:rsidRPr="00662C0C">
        <w:rPr>
          <w:rFonts w:ascii="Segoe UI" w:hAnsi="Segoe UI" w:eastAsia="Times New Roman" w:cs="Segoe UI"/>
          <w:sz w:val="24"/>
          <w:szCs w:val="24"/>
        </w:rPr>
        <w:t>A click on the dropdown of this feature opens the following datasets</w:t>
      </w:r>
      <w:r w:rsidR="00662C0C">
        <w:rPr>
          <w:rFonts w:ascii="Segoe UI" w:hAnsi="Segoe UI" w:eastAsia="Times New Roman" w:cs="Segoe UI"/>
          <w:sz w:val="24"/>
          <w:szCs w:val="24"/>
        </w:rPr>
        <w:t>:</w:t>
      </w:r>
    </w:p>
    <w:p w:rsidRPr="00662C0C" w:rsidR="005E5BE0" w:rsidP="07C805DE" w:rsidRDefault="007B42CC" w14:paraId="10AE08F3" w14:textId="77777777">
      <w:pPr>
        <w:numPr>
          <w:ilvl w:val="0"/>
          <w:numId w:val="3"/>
        </w:numPr>
        <w:spacing w:before="240" w:after="240"/>
        <w:jc w:val="both"/>
        <w:rPr>
          <w:rFonts w:ascii="Segoe UI" w:hAnsi="Segoe UI" w:eastAsia="Times New Roman" w:cs="Segoe UI"/>
          <w:sz w:val="24"/>
          <w:szCs w:val="24"/>
          <w:lang w:val="en-US"/>
        </w:rPr>
      </w:pPr>
      <w:r w:rsidRPr="07C805DE">
        <w:rPr>
          <w:rFonts w:ascii="Segoe UI" w:hAnsi="Segoe UI" w:eastAsia="Times New Roman" w:cs="Segoe UI"/>
          <w:sz w:val="24"/>
          <w:szCs w:val="24"/>
          <w:lang w:val="en-US"/>
        </w:rPr>
        <w:t>Physiography: This displays the listed data which include, elevation and topography, basins sub-basins boundaries, channel network, and 3D point clouds data on the map interface.</w:t>
      </w:r>
    </w:p>
    <w:p w:rsidRPr="00662C0C" w:rsidR="005E5BE0" w:rsidRDefault="007B42CC" w14:paraId="7F9A07C6" w14:textId="77777777">
      <w:pPr>
        <w:spacing w:before="240" w:after="240"/>
        <w:jc w:val="both"/>
        <w:rPr>
          <w:rFonts w:ascii="Segoe UI" w:hAnsi="Segoe UI" w:eastAsia="Times New Roman" w:cs="Segoe UI"/>
          <w:b/>
          <w:sz w:val="24"/>
          <w:szCs w:val="24"/>
        </w:rPr>
      </w:pPr>
      <w:r w:rsidRPr="00662C0C">
        <w:rPr>
          <w:rFonts w:ascii="Segoe UI" w:hAnsi="Segoe UI" w:eastAsia="Times New Roman" w:cs="Segoe UI"/>
          <w:b/>
          <w:noProof/>
          <w:sz w:val="24"/>
          <w:szCs w:val="24"/>
        </w:rPr>
        <w:drawing>
          <wp:inline distT="114300" distB="114300" distL="114300" distR="114300" wp14:anchorId="7E3868B0" wp14:editId="55152943">
            <wp:extent cx="2838450" cy="1485900"/>
            <wp:effectExtent l="0" t="0" r="0" b="0"/>
            <wp:docPr id="54"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19"/>
                    <a:srcRect/>
                    <a:stretch>
                      <a:fillRect/>
                    </a:stretch>
                  </pic:blipFill>
                  <pic:spPr>
                    <a:xfrm>
                      <a:off x="0" y="0"/>
                      <a:ext cx="2838450" cy="1485900"/>
                    </a:xfrm>
                    <a:prstGeom prst="rect">
                      <a:avLst/>
                    </a:prstGeom>
                    <a:ln/>
                  </pic:spPr>
                </pic:pic>
              </a:graphicData>
            </a:graphic>
          </wp:inline>
        </w:drawing>
      </w:r>
      <w:r w:rsidRPr="00662C0C">
        <w:rPr>
          <w:rFonts w:ascii="Segoe UI" w:hAnsi="Segoe UI" w:eastAsia="Times New Roman" w:cs="Segoe UI"/>
          <w:b/>
          <w:noProof/>
          <w:sz w:val="24"/>
          <w:szCs w:val="24"/>
        </w:rPr>
        <w:drawing>
          <wp:inline distT="114300" distB="114300" distL="114300" distR="114300" wp14:anchorId="27DCDCF6" wp14:editId="5F15993D">
            <wp:extent cx="2800350" cy="1485900"/>
            <wp:effectExtent l="0" t="0" r="0" b="0"/>
            <wp:docPr id="49"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20"/>
                    <a:srcRect/>
                    <a:stretch>
                      <a:fillRect/>
                    </a:stretch>
                  </pic:blipFill>
                  <pic:spPr>
                    <a:xfrm>
                      <a:off x="0" y="0"/>
                      <a:ext cx="2800350" cy="1485900"/>
                    </a:xfrm>
                    <a:prstGeom prst="rect">
                      <a:avLst/>
                    </a:prstGeom>
                    <a:ln/>
                  </pic:spPr>
                </pic:pic>
              </a:graphicData>
            </a:graphic>
          </wp:inline>
        </w:drawing>
      </w:r>
    </w:p>
    <w:p w:rsidRPr="00662C0C" w:rsidR="005E5BE0" w:rsidP="00662C0C" w:rsidRDefault="007B42CC" w14:paraId="53292B4B" w14:textId="77777777">
      <w:pPr>
        <w:spacing w:before="240" w:after="240"/>
        <w:jc w:val="center"/>
        <w:rPr>
          <w:rFonts w:ascii="Segoe UI" w:hAnsi="Segoe UI" w:eastAsia="Times New Roman" w:cs="Segoe UI"/>
          <w:sz w:val="24"/>
          <w:szCs w:val="24"/>
        </w:rPr>
      </w:pPr>
      <w:r w:rsidRPr="00662C0C">
        <w:rPr>
          <w:rFonts w:ascii="Segoe UI" w:hAnsi="Segoe UI" w:eastAsia="Times New Roman" w:cs="Segoe UI"/>
          <w:sz w:val="24"/>
          <w:szCs w:val="24"/>
        </w:rPr>
        <w:t>Figure 14: Exploring the Natural Basin Characteristic Datasets</w:t>
      </w:r>
    </w:p>
    <w:p w:rsidRPr="00662C0C" w:rsidR="005E5BE0" w:rsidRDefault="007B42CC" w14:paraId="6D6EB988" w14:textId="77777777">
      <w:pPr>
        <w:spacing w:before="240" w:after="240"/>
        <w:jc w:val="both"/>
        <w:rPr>
          <w:rFonts w:ascii="Segoe UI" w:hAnsi="Segoe UI" w:eastAsia="Times New Roman" w:cs="Segoe UI"/>
          <w:sz w:val="24"/>
          <w:szCs w:val="24"/>
        </w:rPr>
      </w:pPr>
      <w:r w:rsidRPr="00662C0C">
        <w:rPr>
          <w:rFonts w:ascii="Segoe UI" w:hAnsi="Segoe UI" w:eastAsia="Times New Roman" w:cs="Segoe UI"/>
          <w:noProof/>
          <w:sz w:val="24"/>
          <w:szCs w:val="24"/>
        </w:rPr>
        <w:drawing>
          <wp:inline distT="114300" distB="114300" distL="114300" distR="114300" wp14:anchorId="5AA4AB20" wp14:editId="7A45CF07">
            <wp:extent cx="5734050" cy="2705100"/>
            <wp:effectExtent l="0" t="0" r="0" b="0"/>
            <wp:docPr id="27"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21"/>
                    <a:srcRect/>
                    <a:stretch>
                      <a:fillRect/>
                    </a:stretch>
                  </pic:blipFill>
                  <pic:spPr>
                    <a:xfrm>
                      <a:off x="0" y="0"/>
                      <a:ext cx="5734050" cy="2705100"/>
                    </a:xfrm>
                    <a:prstGeom prst="rect">
                      <a:avLst/>
                    </a:prstGeom>
                    <a:ln/>
                  </pic:spPr>
                </pic:pic>
              </a:graphicData>
            </a:graphic>
          </wp:inline>
        </w:drawing>
      </w:r>
    </w:p>
    <w:p w:rsidRPr="00662C0C" w:rsidR="005E5BE0" w:rsidP="00662C0C" w:rsidRDefault="007B42CC" w14:paraId="4BD075B7" w14:textId="31D8F7DC">
      <w:pPr>
        <w:spacing w:before="240" w:after="240"/>
        <w:jc w:val="center"/>
        <w:rPr>
          <w:rFonts w:ascii="Segoe UI" w:hAnsi="Segoe UI" w:eastAsia="Times New Roman" w:cs="Segoe UI"/>
          <w:sz w:val="24"/>
          <w:szCs w:val="24"/>
        </w:rPr>
      </w:pPr>
      <w:r w:rsidRPr="00662C0C">
        <w:rPr>
          <w:rFonts w:ascii="Segoe UI" w:hAnsi="Segoe UI" w:eastAsia="Times New Roman" w:cs="Segoe UI"/>
          <w:sz w:val="24"/>
          <w:szCs w:val="24"/>
        </w:rPr>
        <w:t xml:space="preserve">Figure 15: Display of the </w:t>
      </w:r>
      <w:r w:rsidRPr="00662C0C" w:rsidR="00662C0C">
        <w:rPr>
          <w:rFonts w:ascii="Segoe UI" w:hAnsi="Segoe UI" w:eastAsia="Times New Roman" w:cs="Segoe UI"/>
          <w:sz w:val="24"/>
          <w:szCs w:val="24"/>
        </w:rPr>
        <w:t>Elevation and</w:t>
      </w:r>
      <w:r w:rsidRPr="00662C0C">
        <w:rPr>
          <w:rFonts w:ascii="Segoe UI" w:hAnsi="Segoe UI" w:eastAsia="Times New Roman" w:cs="Segoe UI"/>
          <w:sz w:val="24"/>
          <w:szCs w:val="24"/>
        </w:rPr>
        <w:t xml:space="preserve"> Topography data on the map view page</w:t>
      </w:r>
    </w:p>
    <w:p w:rsidRPr="00662C0C" w:rsidR="005E5BE0" w:rsidRDefault="007B42CC" w14:paraId="1740C91F" w14:textId="77777777">
      <w:pPr>
        <w:spacing w:before="240" w:after="240"/>
        <w:jc w:val="both"/>
        <w:rPr>
          <w:rFonts w:ascii="Segoe UI" w:hAnsi="Segoe UI" w:eastAsia="Times New Roman" w:cs="Segoe UI"/>
          <w:sz w:val="24"/>
          <w:szCs w:val="24"/>
        </w:rPr>
      </w:pPr>
      <w:r w:rsidRPr="00662C0C">
        <w:rPr>
          <w:rFonts w:ascii="Segoe UI" w:hAnsi="Segoe UI" w:eastAsia="Times New Roman" w:cs="Segoe UI"/>
          <w:noProof/>
          <w:sz w:val="24"/>
          <w:szCs w:val="24"/>
        </w:rPr>
        <w:drawing>
          <wp:inline distT="114300" distB="114300" distL="114300" distR="114300" wp14:anchorId="632428AA" wp14:editId="7D38FBF6">
            <wp:extent cx="5734050" cy="2686050"/>
            <wp:effectExtent l="0" t="0" r="0" b="0"/>
            <wp:docPr id="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2"/>
                    <a:srcRect/>
                    <a:stretch>
                      <a:fillRect/>
                    </a:stretch>
                  </pic:blipFill>
                  <pic:spPr>
                    <a:xfrm>
                      <a:off x="0" y="0"/>
                      <a:ext cx="5734050" cy="2686050"/>
                    </a:xfrm>
                    <a:prstGeom prst="rect">
                      <a:avLst/>
                    </a:prstGeom>
                    <a:ln/>
                  </pic:spPr>
                </pic:pic>
              </a:graphicData>
            </a:graphic>
          </wp:inline>
        </w:drawing>
      </w:r>
    </w:p>
    <w:p w:rsidRPr="00662C0C" w:rsidR="005E5BE0" w:rsidP="00662C0C" w:rsidRDefault="007B42CC" w14:paraId="2B70635C" w14:textId="77777777">
      <w:pPr>
        <w:spacing w:before="240" w:after="240"/>
        <w:jc w:val="center"/>
        <w:rPr>
          <w:rFonts w:ascii="Segoe UI" w:hAnsi="Segoe UI" w:eastAsia="Times New Roman" w:cs="Segoe UI"/>
          <w:sz w:val="24"/>
          <w:szCs w:val="24"/>
        </w:rPr>
      </w:pPr>
      <w:r w:rsidRPr="00662C0C">
        <w:rPr>
          <w:rFonts w:ascii="Segoe UI" w:hAnsi="Segoe UI" w:eastAsia="Times New Roman" w:cs="Segoe UI"/>
          <w:sz w:val="24"/>
          <w:szCs w:val="24"/>
        </w:rPr>
        <w:t>Figure 16: Display of the Basins' Sub-basin Boundaries data on the map view page</w:t>
      </w:r>
    </w:p>
    <w:p w:rsidRPr="00662C0C" w:rsidR="005E5BE0" w:rsidRDefault="007B42CC" w14:paraId="11A083A3" w14:textId="77777777">
      <w:pPr>
        <w:spacing w:before="240" w:after="240"/>
        <w:jc w:val="both"/>
        <w:rPr>
          <w:rFonts w:ascii="Segoe UI" w:hAnsi="Segoe UI" w:eastAsia="Times New Roman" w:cs="Segoe UI"/>
          <w:sz w:val="24"/>
          <w:szCs w:val="24"/>
          <w:u w:val="single"/>
        </w:rPr>
      </w:pPr>
      <w:r w:rsidRPr="00662C0C">
        <w:rPr>
          <w:rFonts w:ascii="Segoe UI" w:hAnsi="Segoe UI" w:eastAsia="Times New Roman" w:cs="Segoe UI"/>
          <w:sz w:val="24"/>
          <w:szCs w:val="24"/>
          <w:u w:val="single"/>
        </w:rPr>
        <w:t>Graphics description</w:t>
      </w:r>
    </w:p>
    <w:p w:rsidRPr="00662C0C" w:rsidR="005E5BE0" w:rsidRDefault="007B42CC" w14:paraId="55E6B511" w14:textId="77777777">
      <w:pPr>
        <w:spacing w:before="240" w:after="240"/>
        <w:jc w:val="both"/>
        <w:rPr>
          <w:rFonts w:ascii="Segoe UI" w:hAnsi="Segoe UI" w:eastAsia="Times New Roman" w:cs="Segoe UI"/>
          <w:sz w:val="24"/>
          <w:szCs w:val="24"/>
        </w:rPr>
      </w:pPr>
      <w:r w:rsidRPr="00662C0C">
        <w:rPr>
          <w:rFonts w:ascii="Segoe UI" w:hAnsi="Segoe UI" w:eastAsia="Times New Roman" w:cs="Segoe UI"/>
          <w:sz w:val="24"/>
          <w:szCs w:val="24"/>
        </w:rPr>
        <w:t>The image illustrates the Basins' Sub-basin Boundaries. Key features include:</w:t>
      </w:r>
    </w:p>
    <w:p w:rsidRPr="00662C0C" w:rsidR="005E5BE0" w:rsidRDefault="007B42CC" w14:paraId="0EBD3781" w14:textId="77777777">
      <w:pPr>
        <w:numPr>
          <w:ilvl w:val="0"/>
          <w:numId w:val="33"/>
        </w:numPr>
        <w:spacing w:before="240"/>
        <w:jc w:val="both"/>
        <w:rPr>
          <w:rFonts w:ascii="Segoe UI" w:hAnsi="Segoe UI" w:eastAsia="Times New Roman" w:cs="Segoe UI"/>
          <w:sz w:val="24"/>
          <w:szCs w:val="24"/>
        </w:rPr>
      </w:pPr>
      <w:r w:rsidRPr="00662C0C">
        <w:rPr>
          <w:rFonts w:ascii="Segoe UI" w:hAnsi="Segoe UI" w:eastAsia="Times New Roman" w:cs="Segoe UI"/>
          <w:b/>
          <w:sz w:val="24"/>
          <w:szCs w:val="24"/>
        </w:rPr>
        <w:t>Dropdown Menu</w:t>
      </w:r>
      <w:r w:rsidRPr="00662C0C">
        <w:rPr>
          <w:rFonts w:ascii="Segoe UI" w:hAnsi="Segoe UI" w:eastAsia="Times New Roman" w:cs="Segoe UI"/>
          <w:sz w:val="24"/>
          <w:szCs w:val="24"/>
        </w:rPr>
        <w:t>: Allows users to display dataset features such as Ideal Zoom, data details, and display variables.</w:t>
      </w:r>
    </w:p>
    <w:p w:rsidRPr="00662C0C" w:rsidR="005E5BE0" w:rsidP="19BF21B8" w:rsidRDefault="007B42CC" w14:paraId="0C06F9AD" w14:textId="77777777">
      <w:pPr>
        <w:numPr>
          <w:ilvl w:val="0"/>
          <w:numId w:val="33"/>
        </w:numPr>
        <w:jc w:val="both"/>
        <w:rPr>
          <w:rFonts w:ascii="Segoe UI" w:hAnsi="Segoe UI" w:eastAsia="Times New Roman" w:cs="Segoe UI"/>
          <w:sz w:val="24"/>
          <w:szCs w:val="24"/>
          <w:lang w:val="en-US"/>
        </w:rPr>
      </w:pPr>
      <w:r w:rsidRPr="19BF21B8" w:rsidR="007B42CC">
        <w:rPr>
          <w:rFonts w:ascii="Segoe UI" w:hAnsi="Segoe UI" w:eastAsia="Times New Roman" w:cs="Segoe UI"/>
          <w:b w:val="1"/>
          <w:bCs w:val="1"/>
          <w:sz w:val="24"/>
          <w:szCs w:val="24"/>
          <w:lang w:val="en-US"/>
        </w:rPr>
        <w:t>Three-Dot Icon</w:t>
      </w:r>
      <w:r w:rsidRPr="19BF21B8" w:rsidR="007B42CC">
        <w:rPr>
          <w:rFonts w:ascii="Segoe UI" w:hAnsi="Segoe UI" w:eastAsia="Times New Roman" w:cs="Segoe UI"/>
          <w:sz w:val="24"/>
          <w:szCs w:val="24"/>
          <w:lang w:val="en-US"/>
        </w:rPr>
        <w:t>: Provides options to edit the dataset's style, export the map, or remove the dataset from the map view and workbench.</w:t>
      </w:r>
    </w:p>
    <w:p w:rsidRPr="00662C0C" w:rsidR="005E5BE0" w:rsidP="07C805DE" w:rsidRDefault="007B42CC" w14:paraId="02A522F7" w14:textId="77777777">
      <w:pPr>
        <w:numPr>
          <w:ilvl w:val="0"/>
          <w:numId w:val="33"/>
        </w:numPr>
        <w:spacing w:after="240"/>
        <w:jc w:val="both"/>
        <w:rPr>
          <w:rFonts w:ascii="Segoe UI" w:hAnsi="Segoe UI" w:eastAsia="Times New Roman" w:cs="Segoe UI"/>
          <w:sz w:val="24"/>
          <w:szCs w:val="24"/>
          <w:lang w:val="en-US"/>
        </w:rPr>
      </w:pPr>
      <w:r w:rsidRPr="07C805DE">
        <w:rPr>
          <w:rFonts w:ascii="Segoe UI" w:hAnsi="Segoe UI" w:eastAsia="Times New Roman" w:cs="Segoe UI"/>
          <w:b/>
          <w:bCs/>
          <w:sz w:val="24"/>
          <w:szCs w:val="24"/>
          <w:lang w:val="en-US"/>
        </w:rPr>
        <w:t>Vertical Icons</w:t>
      </w:r>
      <w:r w:rsidRPr="07C805DE">
        <w:rPr>
          <w:rFonts w:ascii="Segoe UI" w:hAnsi="Segoe UI" w:eastAsia="Times New Roman" w:cs="Segoe UI"/>
          <w:sz w:val="24"/>
          <w:szCs w:val="24"/>
          <w:lang w:val="en-US"/>
        </w:rPr>
        <w:t>: Positioned on the right side of the map, these icons offer descriptions of their functions when hovered over. They assist users in navigating and exploring the map effectively.</w:t>
      </w:r>
    </w:p>
    <w:p w:rsidRPr="00662C0C" w:rsidR="005E5BE0" w:rsidRDefault="007B42CC" w14:paraId="143B0B4A" w14:textId="77777777">
      <w:pPr>
        <w:spacing w:before="240" w:after="240"/>
        <w:jc w:val="both"/>
        <w:rPr>
          <w:rFonts w:ascii="Segoe UI" w:hAnsi="Segoe UI" w:eastAsia="Times New Roman" w:cs="Segoe UI"/>
          <w:b/>
          <w:sz w:val="24"/>
          <w:szCs w:val="24"/>
        </w:rPr>
      </w:pPr>
      <w:r w:rsidRPr="00662C0C">
        <w:rPr>
          <w:rFonts w:ascii="Segoe UI" w:hAnsi="Segoe UI" w:eastAsia="Times New Roman" w:cs="Segoe UI"/>
          <w:b/>
          <w:noProof/>
          <w:sz w:val="24"/>
          <w:szCs w:val="24"/>
        </w:rPr>
        <w:drawing>
          <wp:inline distT="114300" distB="114300" distL="114300" distR="114300" wp14:anchorId="0E271663" wp14:editId="0C929DEC">
            <wp:extent cx="5734050" cy="2714625"/>
            <wp:effectExtent l="0" t="0" r="0" b="0"/>
            <wp:docPr id="38"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23"/>
                    <a:srcRect/>
                    <a:stretch>
                      <a:fillRect/>
                    </a:stretch>
                  </pic:blipFill>
                  <pic:spPr>
                    <a:xfrm>
                      <a:off x="0" y="0"/>
                      <a:ext cx="5734050" cy="2714625"/>
                    </a:xfrm>
                    <a:prstGeom prst="rect">
                      <a:avLst/>
                    </a:prstGeom>
                    <a:ln/>
                  </pic:spPr>
                </pic:pic>
              </a:graphicData>
            </a:graphic>
          </wp:inline>
        </w:drawing>
      </w:r>
    </w:p>
    <w:p w:rsidRPr="00662C0C" w:rsidR="005E5BE0" w:rsidP="00662C0C" w:rsidRDefault="007B42CC" w14:paraId="382CDA25" w14:textId="77777777">
      <w:pPr>
        <w:spacing w:before="240" w:after="240"/>
        <w:jc w:val="center"/>
        <w:rPr>
          <w:rFonts w:ascii="Segoe UI" w:hAnsi="Segoe UI" w:eastAsia="Times New Roman" w:cs="Segoe UI"/>
          <w:sz w:val="24"/>
          <w:szCs w:val="24"/>
        </w:rPr>
      </w:pPr>
      <w:r w:rsidRPr="00662C0C">
        <w:rPr>
          <w:rFonts w:ascii="Segoe UI" w:hAnsi="Segoe UI" w:eastAsia="Times New Roman" w:cs="Segoe UI"/>
          <w:sz w:val="24"/>
          <w:szCs w:val="24"/>
        </w:rPr>
        <w:t>Figure 17: A display of the channel network data of the Limpopo basin area</w:t>
      </w:r>
    </w:p>
    <w:p w:rsidRPr="00662C0C" w:rsidR="005E5BE0" w:rsidP="07C805DE" w:rsidRDefault="007B42CC" w14:paraId="2BB99A21" w14:textId="77777777">
      <w:pPr>
        <w:spacing w:before="240" w:after="240"/>
        <w:jc w:val="both"/>
        <w:rPr>
          <w:rFonts w:ascii="Segoe UI" w:hAnsi="Segoe UI" w:eastAsia="Times New Roman" w:cs="Segoe UI"/>
          <w:sz w:val="24"/>
          <w:szCs w:val="24"/>
          <w:lang w:val="en-US"/>
        </w:rPr>
      </w:pPr>
      <w:r w:rsidRPr="07C805DE">
        <w:rPr>
          <w:rFonts w:ascii="Segoe UI" w:hAnsi="Segoe UI" w:eastAsia="Times New Roman" w:cs="Segoe UI"/>
          <w:sz w:val="24"/>
          <w:szCs w:val="24"/>
          <w:lang w:val="en-US"/>
        </w:rPr>
        <w:t>The display variable allows users to explore charts and filtering of the data.</w:t>
      </w:r>
    </w:p>
    <w:p w:rsidRPr="00662C0C" w:rsidR="005E5BE0" w:rsidP="07C805DE" w:rsidRDefault="007B42CC" w14:paraId="0A5AB1EB" w14:textId="77777777">
      <w:pPr>
        <w:spacing w:before="240" w:after="240"/>
        <w:jc w:val="both"/>
        <w:rPr>
          <w:rFonts w:ascii="Segoe UI" w:hAnsi="Segoe UI" w:eastAsia="Times New Roman" w:cs="Segoe UI"/>
          <w:sz w:val="24"/>
          <w:szCs w:val="24"/>
          <w:lang w:val="en-US"/>
        </w:rPr>
      </w:pPr>
      <w:r w:rsidRPr="07C805DE">
        <w:rPr>
          <w:rFonts w:ascii="Segoe UI" w:hAnsi="Segoe UI" w:eastAsia="Times New Roman" w:cs="Segoe UI"/>
          <w:b/>
          <w:bCs/>
          <w:sz w:val="24"/>
          <w:szCs w:val="24"/>
          <w:lang w:val="en-US"/>
        </w:rPr>
        <w:t xml:space="preserve">- 3D Point Clouds: </w:t>
      </w:r>
      <w:r w:rsidRPr="07C805DE">
        <w:rPr>
          <w:rFonts w:ascii="Segoe UI" w:hAnsi="Segoe UI" w:eastAsia="Times New Roman" w:cs="Segoe UI"/>
          <w:sz w:val="24"/>
          <w:szCs w:val="24"/>
          <w:lang w:val="en-US"/>
        </w:rPr>
        <w:t>This category contains high-resolution 3D point cloud data for river systems in South Africa, currently including the Oliphants River and the Crocodile River System (Upper &amp; Lower). Collected using Drone surveys, this data provides a detailed and accurate representation of the river topography, enabling specialists to analyze river morphology, model floodplains, map habitats, and monitor changes in the rivers over time.</w:t>
      </w:r>
    </w:p>
    <w:p w:rsidRPr="00662C0C" w:rsidR="005E5BE0" w:rsidRDefault="007B42CC" w14:paraId="54683440" w14:textId="77777777">
      <w:pPr>
        <w:shd w:val="clear" w:color="auto" w:fill="FFFFFF"/>
        <w:spacing w:before="120" w:after="120"/>
        <w:jc w:val="both"/>
        <w:rPr>
          <w:rFonts w:ascii="Segoe UI" w:hAnsi="Segoe UI" w:eastAsia="Times New Roman" w:cs="Segoe UI"/>
          <w:sz w:val="24"/>
          <w:szCs w:val="24"/>
        </w:rPr>
      </w:pPr>
      <w:r w:rsidRPr="00662C0C">
        <w:rPr>
          <w:rFonts w:ascii="Segoe UI" w:hAnsi="Segoe UI" w:eastAsia="Times New Roman" w:cs="Segoe UI"/>
          <w:noProof/>
          <w:sz w:val="24"/>
          <w:szCs w:val="24"/>
        </w:rPr>
        <w:drawing>
          <wp:inline distT="114300" distB="114300" distL="114300" distR="114300" wp14:anchorId="6FC124EC" wp14:editId="284B076C">
            <wp:extent cx="5426075" cy="2730500"/>
            <wp:effectExtent l="0" t="0" r="3175" b="0"/>
            <wp:docPr id="12"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4"/>
                    <a:srcRect/>
                    <a:stretch>
                      <a:fillRect/>
                    </a:stretch>
                  </pic:blipFill>
                  <pic:spPr>
                    <a:xfrm>
                      <a:off x="0" y="0"/>
                      <a:ext cx="5426075" cy="2730500"/>
                    </a:xfrm>
                    <a:prstGeom prst="rect">
                      <a:avLst/>
                    </a:prstGeom>
                    <a:ln/>
                  </pic:spPr>
                </pic:pic>
              </a:graphicData>
            </a:graphic>
          </wp:inline>
        </w:drawing>
      </w:r>
    </w:p>
    <w:p w:rsidRPr="00662C0C" w:rsidR="005E5BE0" w:rsidP="00662C0C" w:rsidRDefault="007B42CC" w14:paraId="3CA957B6" w14:textId="6BA98737">
      <w:pPr>
        <w:shd w:val="clear" w:color="auto" w:fill="FFFFFF"/>
        <w:spacing w:before="240" w:after="240"/>
        <w:jc w:val="center"/>
        <w:rPr>
          <w:rFonts w:ascii="Segoe UI" w:hAnsi="Segoe UI" w:eastAsia="Times New Roman" w:cs="Segoe UI"/>
          <w:sz w:val="24"/>
          <w:szCs w:val="24"/>
        </w:rPr>
      </w:pPr>
      <w:r w:rsidRPr="00662C0C">
        <w:rPr>
          <w:rFonts w:ascii="Segoe UI" w:hAnsi="Segoe UI" w:eastAsia="Times New Roman" w:cs="Segoe UI"/>
          <w:sz w:val="24"/>
          <w:szCs w:val="24"/>
        </w:rPr>
        <w:t>Figure 18: 3D Point Clouds dataset previewed</w:t>
      </w:r>
    </w:p>
    <w:p w:rsidRPr="00662C0C" w:rsidR="005E5BE0" w:rsidRDefault="007B42CC" w14:paraId="4796C080" w14:textId="77777777">
      <w:pPr>
        <w:shd w:val="clear" w:color="auto" w:fill="FFFFFF"/>
        <w:spacing w:before="120" w:after="120"/>
        <w:jc w:val="both"/>
        <w:rPr>
          <w:rFonts w:ascii="Segoe UI" w:hAnsi="Segoe UI" w:eastAsia="Times New Roman" w:cs="Segoe UI"/>
          <w:b/>
          <w:bCs/>
          <w:sz w:val="24"/>
          <w:szCs w:val="24"/>
        </w:rPr>
      </w:pPr>
      <w:r w:rsidRPr="00662C0C">
        <w:rPr>
          <w:rFonts w:ascii="Segoe UI" w:hAnsi="Segoe UI" w:eastAsia="Times New Roman" w:cs="Segoe UI"/>
          <w:b/>
          <w:bCs/>
          <w:sz w:val="24"/>
          <w:szCs w:val="24"/>
        </w:rPr>
        <w:t>Graphics Description</w:t>
      </w:r>
    </w:p>
    <w:p w:rsidRPr="00662C0C" w:rsidR="005E5BE0" w:rsidRDefault="007B42CC" w14:paraId="7D63D11A" w14:textId="77777777">
      <w:pPr>
        <w:spacing w:before="240" w:after="240"/>
        <w:jc w:val="both"/>
        <w:rPr>
          <w:rFonts w:ascii="Segoe UI" w:hAnsi="Segoe UI" w:eastAsia="Times New Roman" w:cs="Segoe UI"/>
          <w:sz w:val="24"/>
          <w:szCs w:val="24"/>
        </w:rPr>
      </w:pPr>
      <w:r w:rsidRPr="00662C0C">
        <w:rPr>
          <w:rFonts w:ascii="Segoe UI" w:hAnsi="Segoe UI" w:eastAsia="Times New Roman" w:cs="Segoe UI"/>
          <w:sz w:val="24"/>
          <w:szCs w:val="24"/>
        </w:rPr>
        <w:t xml:space="preserve">On this page, users can click on the desired dataset to preview data and add it to the map. Beneath the data preview is the detailed description and other information about the selected data. </w:t>
      </w:r>
    </w:p>
    <w:p w:rsidRPr="00662C0C" w:rsidR="005E5BE0" w:rsidRDefault="007B42CC" w14:paraId="7959D425" w14:textId="275BD55B">
      <w:pPr>
        <w:spacing w:before="240" w:after="240"/>
        <w:jc w:val="both"/>
        <w:rPr>
          <w:rFonts w:ascii="Segoe UI" w:hAnsi="Segoe UI" w:eastAsia="Times New Roman" w:cs="Segoe UI"/>
          <w:sz w:val="24"/>
          <w:szCs w:val="24"/>
        </w:rPr>
      </w:pPr>
      <w:r w:rsidRPr="00662C0C">
        <w:rPr>
          <w:rFonts w:ascii="Segoe UI" w:hAnsi="Segoe UI" w:eastAsia="Times New Roman" w:cs="Segoe UI"/>
          <w:b/>
          <w:sz w:val="24"/>
          <w:szCs w:val="24"/>
        </w:rPr>
        <w:t xml:space="preserve">Land Cover and Land Use dataset: </w:t>
      </w:r>
      <w:r w:rsidRPr="00662C0C">
        <w:rPr>
          <w:rFonts w:ascii="Segoe UI" w:hAnsi="Segoe UI" w:eastAsia="Times New Roman" w:cs="Segoe UI"/>
          <w:sz w:val="24"/>
          <w:szCs w:val="24"/>
        </w:rPr>
        <w:t xml:space="preserve"> This displays the Land Use, Irrigated Mapping, and Vegetation Condition Index (VCI) datasets</w:t>
      </w:r>
    </w:p>
    <w:p w:rsidRPr="00662C0C" w:rsidR="005E5BE0" w:rsidRDefault="007B42CC" w14:paraId="062C7978" w14:textId="77777777">
      <w:pPr>
        <w:spacing w:before="240" w:after="240"/>
        <w:jc w:val="both"/>
        <w:rPr>
          <w:rFonts w:ascii="Segoe UI" w:hAnsi="Segoe UI" w:eastAsia="Times New Roman" w:cs="Segoe UI"/>
          <w:sz w:val="24"/>
          <w:szCs w:val="24"/>
        </w:rPr>
      </w:pPr>
      <w:r w:rsidRPr="00662C0C">
        <w:rPr>
          <w:rFonts w:ascii="Segoe UI" w:hAnsi="Segoe UI" w:eastAsia="Times New Roman" w:cs="Segoe UI"/>
          <w:noProof/>
          <w:sz w:val="24"/>
          <w:szCs w:val="24"/>
        </w:rPr>
        <w:drawing>
          <wp:inline distT="114300" distB="114300" distL="114300" distR="114300" wp14:anchorId="5A6B25B6" wp14:editId="5D1197D1">
            <wp:extent cx="5553075" cy="2501900"/>
            <wp:effectExtent l="0" t="0" r="9525" b="0"/>
            <wp:docPr id="44"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25"/>
                    <a:srcRect/>
                    <a:stretch>
                      <a:fillRect/>
                    </a:stretch>
                  </pic:blipFill>
                  <pic:spPr>
                    <a:xfrm>
                      <a:off x="0" y="0"/>
                      <a:ext cx="5553075" cy="2501900"/>
                    </a:xfrm>
                    <a:prstGeom prst="rect">
                      <a:avLst/>
                    </a:prstGeom>
                    <a:ln/>
                  </pic:spPr>
                </pic:pic>
              </a:graphicData>
            </a:graphic>
          </wp:inline>
        </w:drawing>
      </w:r>
    </w:p>
    <w:p w:rsidRPr="00662C0C" w:rsidR="005E5BE0" w:rsidP="00662C0C" w:rsidRDefault="007B42CC" w14:paraId="733CA4F7" w14:textId="06FA1AED">
      <w:pPr>
        <w:spacing w:before="240" w:after="240"/>
        <w:jc w:val="center"/>
        <w:rPr>
          <w:rFonts w:ascii="Segoe UI" w:hAnsi="Segoe UI" w:eastAsia="Times New Roman" w:cs="Segoe UI"/>
          <w:sz w:val="24"/>
          <w:szCs w:val="24"/>
        </w:rPr>
      </w:pPr>
      <w:r w:rsidRPr="00662C0C">
        <w:rPr>
          <w:rFonts w:ascii="Segoe UI" w:hAnsi="Segoe UI" w:eastAsia="Times New Roman" w:cs="Segoe UI"/>
          <w:sz w:val="24"/>
          <w:szCs w:val="24"/>
        </w:rPr>
        <w:t>Figure 23: Land use data from the land cover and land use dataset</w:t>
      </w:r>
    </w:p>
    <w:p w:rsidRPr="00662C0C" w:rsidR="005E5BE0" w:rsidRDefault="007B42CC" w14:paraId="789196A8" w14:textId="77777777">
      <w:pPr>
        <w:spacing w:before="240" w:after="240"/>
        <w:jc w:val="both"/>
        <w:rPr>
          <w:rFonts w:ascii="Segoe UI" w:hAnsi="Segoe UI" w:eastAsia="Times New Roman" w:cs="Segoe UI"/>
          <w:sz w:val="24"/>
          <w:szCs w:val="24"/>
        </w:rPr>
      </w:pPr>
      <w:r w:rsidRPr="00662C0C">
        <w:rPr>
          <w:rFonts w:ascii="Segoe UI" w:hAnsi="Segoe UI" w:eastAsia="Times New Roman" w:cs="Segoe UI"/>
          <w:sz w:val="24"/>
          <w:szCs w:val="24"/>
        </w:rPr>
        <w:t>Some datasets offer advanced features:</w:t>
      </w:r>
    </w:p>
    <w:p w:rsidRPr="00662C0C" w:rsidR="005E5BE0" w:rsidP="07C805DE" w:rsidRDefault="007B42CC" w14:paraId="044D9FD9" w14:textId="77777777">
      <w:pPr>
        <w:numPr>
          <w:ilvl w:val="0"/>
          <w:numId w:val="28"/>
        </w:numPr>
        <w:spacing w:before="240"/>
        <w:jc w:val="both"/>
        <w:rPr>
          <w:rFonts w:ascii="Segoe UI" w:hAnsi="Segoe UI" w:eastAsia="Times New Roman" w:cs="Segoe UI"/>
          <w:sz w:val="24"/>
          <w:szCs w:val="24"/>
          <w:lang w:val="en-US"/>
        </w:rPr>
      </w:pPr>
      <w:r w:rsidRPr="07C805DE">
        <w:rPr>
          <w:rFonts w:ascii="Segoe UI" w:hAnsi="Segoe UI" w:eastAsia="Times New Roman" w:cs="Segoe UI"/>
          <w:b/>
          <w:bCs/>
          <w:sz w:val="24"/>
          <w:szCs w:val="24"/>
          <w:lang w:val="en-US"/>
        </w:rPr>
        <w:t>Time Series</w:t>
      </w:r>
      <w:r w:rsidRPr="07C805DE">
        <w:rPr>
          <w:rFonts w:ascii="Segoe UI" w:hAnsi="Segoe UI" w:eastAsia="Times New Roman" w:cs="Segoe UI"/>
          <w:sz w:val="24"/>
          <w:szCs w:val="24"/>
          <w:lang w:val="en-US"/>
        </w:rPr>
        <w:t>: For datasets like irrigated mapping, users can explore different time periods using time series controls located beneath the map view and in the workbench panel. Right and left arrows allow navigation through different times.</w:t>
      </w:r>
    </w:p>
    <w:p w:rsidRPr="00662C0C" w:rsidR="005E5BE0" w:rsidRDefault="007B42CC" w14:paraId="30FA0234" w14:textId="77777777">
      <w:pPr>
        <w:numPr>
          <w:ilvl w:val="0"/>
          <w:numId w:val="28"/>
        </w:numPr>
        <w:spacing w:after="240"/>
        <w:jc w:val="both"/>
        <w:rPr>
          <w:rFonts w:ascii="Segoe UI" w:hAnsi="Segoe UI" w:eastAsia="Times New Roman" w:cs="Segoe UI"/>
          <w:sz w:val="24"/>
          <w:szCs w:val="24"/>
        </w:rPr>
      </w:pPr>
      <w:r w:rsidRPr="00662C0C">
        <w:rPr>
          <w:rFonts w:ascii="Segoe UI" w:hAnsi="Segoe UI" w:eastAsia="Times New Roman" w:cs="Segoe UI"/>
          <w:b/>
          <w:sz w:val="24"/>
          <w:szCs w:val="24"/>
        </w:rPr>
        <w:t>Map Styles</w:t>
      </w:r>
      <w:r w:rsidRPr="00662C0C">
        <w:rPr>
          <w:rFonts w:ascii="Segoe UI" w:hAnsi="Segoe UI" w:eastAsia="Times New Roman" w:cs="Segoe UI"/>
          <w:sz w:val="24"/>
          <w:szCs w:val="24"/>
        </w:rPr>
        <w:t>: Users can change and customize map styles as needed, providing flexibility in data visualization.</w:t>
      </w:r>
    </w:p>
    <w:p w:rsidRPr="00662C0C" w:rsidR="005E5BE0" w:rsidRDefault="007B42CC" w14:paraId="02334B7A" w14:textId="77777777">
      <w:pPr>
        <w:spacing w:before="240" w:after="240"/>
        <w:jc w:val="both"/>
        <w:rPr>
          <w:rFonts w:ascii="Segoe UI" w:hAnsi="Segoe UI" w:eastAsia="Times New Roman" w:cs="Segoe UI"/>
          <w:sz w:val="24"/>
          <w:szCs w:val="24"/>
        </w:rPr>
      </w:pPr>
      <w:r w:rsidRPr="00662C0C">
        <w:rPr>
          <w:rFonts w:ascii="Segoe UI" w:hAnsi="Segoe UI" w:eastAsia="Times New Roman" w:cs="Segoe UI"/>
          <w:noProof/>
          <w:sz w:val="24"/>
          <w:szCs w:val="24"/>
        </w:rPr>
        <w:drawing>
          <wp:inline distT="114300" distB="114300" distL="114300" distR="114300" wp14:anchorId="22652671" wp14:editId="1D8090D3">
            <wp:extent cx="5848350" cy="2743200"/>
            <wp:effectExtent l="0" t="0" r="0" b="0"/>
            <wp:docPr id="23"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26"/>
                    <a:srcRect/>
                    <a:stretch>
                      <a:fillRect/>
                    </a:stretch>
                  </pic:blipFill>
                  <pic:spPr>
                    <a:xfrm>
                      <a:off x="0" y="0"/>
                      <a:ext cx="5848350" cy="2743200"/>
                    </a:xfrm>
                    <a:prstGeom prst="rect">
                      <a:avLst/>
                    </a:prstGeom>
                    <a:ln/>
                  </pic:spPr>
                </pic:pic>
              </a:graphicData>
            </a:graphic>
          </wp:inline>
        </w:drawing>
      </w:r>
    </w:p>
    <w:p w:rsidRPr="00662C0C" w:rsidR="005E5BE0" w:rsidP="00662C0C" w:rsidRDefault="007B42CC" w14:paraId="04E33ED9" w14:textId="77777777">
      <w:pPr>
        <w:spacing w:before="240" w:after="240"/>
        <w:jc w:val="center"/>
        <w:rPr>
          <w:rFonts w:ascii="Segoe UI" w:hAnsi="Segoe UI" w:eastAsia="Times New Roman" w:cs="Segoe UI"/>
          <w:sz w:val="24"/>
          <w:szCs w:val="24"/>
        </w:rPr>
      </w:pPr>
      <w:r w:rsidRPr="00662C0C">
        <w:rPr>
          <w:rFonts w:ascii="Segoe UI" w:hAnsi="Segoe UI" w:eastAsia="Times New Roman" w:cs="Segoe UI"/>
          <w:sz w:val="24"/>
          <w:szCs w:val="24"/>
        </w:rPr>
        <w:t>Figure 24: Styling and edit tools of the integrated mapping data displayed on the portal’s workbench</w:t>
      </w:r>
    </w:p>
    <w:p w:rsidRPr="00662C0C" w:rsidR="005E5BE0" w:rsidRDefault="007B42CC" w14:paraId="1CEEAECD" w14:textId="77777777">
      <w:pPr>
        <w:spacing w:before="240" w:after="240"/>
        <w:jc w:val="both"/>
        <w:rPr>
          <w:rFonts w:ascii="Segoe UI" w:hAnsi="Segoe UI" w:eastAsia="Times New Roman" w:cs="Segoe UI"/>
          <w:sz w:val="24"/>
          <w:szCs w:val="24"/>
        </w:rPr>
      </w:pPr>
      <w:r w:rsidRPr="00662C0C">
        <w:rPr>
          <w:rFonts w:ascii="Segoe UI" w:hAnsi="Segoe UI" w:eastAsia="Times New Roman" w:cs="Segoe UI"/>
          <w:noProof/>
          <w:sz w:val="24"/>
          <w:szCs w:val="24"/>
        </w:rPr>
        <w:drawing>
          <wp:inline distT="114300" distB="114300" distL="114300" distR="114300" wp14:anchorId="6840A4F9" wp14:editId="18A6292B">
            <wp:extent cx="5810250" cy="2736850"/>
            <wp:effectExtent l="0" t="0" r="0" b="6350"/>
            <wp:docPr id="29"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27"/>
                    <a:srcRect/>
                    <a:stretch>
                      <a:fillRect/>
                    </a:stretch>
                  </pic:blipFill>
                  <pic:spPr>
                    <a:xfrm>
                      <a:off x="0" y="0"/>
                      <a:ext cx="5810250" cy="2736850"/>
                    </a:xfrm>
                    <a:prstGeom prst="rect">
                      <a:avLst/>
                    </a:prstGeom>
                    <a:ln/>
                  </pic:spPr>
                </pic:pic>
              </a:graphicData>
            </a:graphic>
          </wp:inline>
        </w:drawing>
      </w:r>
    </w:p>
    <w:p w:rsidRPr="00662C0C" w:rsidR="005E5BE0" w:rsidP="00662C0C" w:rsidRDefault="007B42CC" w14:paraId="0BB4C023" w14:textId="77777777">
      <w:pPr>
        <w:spacing w:before="240" w:after="240"/>
        <w:jc w:val="center"/>
        <w:rPr>
          <w:rFonts w:ascii="Segoe UI" w:hAnsi="Segoe UI" w:eastAsia="Times New Roman" w:cs="Segoe UI"/>
          <w:sz w:val="24"/>
          <w:szCs w:val="24"/>
        </w:rPr>
      </w:pPr>
      <w:r w:rsidRPr="00662C0C">
        <w:rPr>
          <w:rFonts w:ascii="Segoe UI" w:hAnsi="Segoe UI" w:eastAsia="Times New Roman" w:cs="Segoe UI"/>
          <w:sz w:val="24"/>
          <w:szCs w:val="24"/>
        </w:rPr>
        <w:t>Figure 25: Exploring the properties and editing tools of the integrated mapping data on the workbench</w:t>
      </w:r>
    </w:p>
    <w:p w:rsidRPr="00662C0C" w:rsidR="005E5BE0" w:rsidRDefault="007B42CC" w14:paraId="303BC8DC" w14:textId="77777777">
      <w:pPr>
        <w:spacing w:before="240" w:after="240"/>
        <w:jc w:val="both"/>
        <w:rPr>
          <w:rFonts w:ascii="Segoe UI" w:hAnsi="Segoe UI" w:eastAsia="Times New Roman" w:cs="Segoe UI"/>
          <w:sz w:val="24"/>
          <w:szCs w:val="24"/>
        </w:rPr>
      </w:pPr>
      <w:r w:rsidRPr="00662C0C">
        <w:rPr>
          <w:rFonts w:ascii="Segoe UI" w:hAnsi="Segoe UI" w:eastAsia="Times New Roman" w:cs="Segoe UI"/>
          <w:noProof/>
          <w:sz w:val="24"/>
          <w:szCs w:val="24"/>
        </w:rPr>
        <w:drawing>
          <wp:inline distT="114300" distB="114300" distL="114300" distR="114300" wp14:anchorId="6258EDA1" wp14:editId="08A115F4">
            <wp:extent cx="5734050" cy="2695575"/>
            <wp:effectExtent l="0" t="0" r="0" b="0"/>
            <wp:docPr id="35"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28"/>
                    <a:srcRect/>
                    <a:stretch>
                      <a:fillRect/>
                    </a:stretch>
                  </pic:blipFill>
                  <pic:spPr>
                    <a:xfrm>
                      <a:off x="0" y="0"/>
                      <a:ext cx="5734050" cy="2695575"/>
                    </a:xfrm>
                    <a:prstGeom prst="rect">
                      <a:avLst/>
                    </a:prstGeom>
                    <a:ln/>
                  </pic:spPr>
                </pic:pic>
              </a:graphicData>
            </a:graphic>
          </wp:inline>
        </w:drawing>
      </w:r>
    </w:p>
    <w:p w:rsidRPr="00662C0C" w:rsidR="005E5BE0" w:rsidP="00662C0C" w:rsidRDefault="007B42CC" w14:paraId="00955C5B" w14:textId="398607C6">
      <w:pPr>
        <w:spacing w:before="240" w:after="240"/>
        <w:jc w:val="center"/>
        <w:rPr>
          <w:rFonts w:ascii="Segoe UI" w:hAnsi="Segoe UI" w:eastAsia="Times New Roman" w:cs="Segoe UI"/>
          <w:sz w:val="24"/>
          <w:szCs w:val="24"/>
        </w:rPr>
      </w:pPr>
      <w:r w:rsidRPr="00662C0C">
        <w:rPr>
          <w:rFonts w:ascii="Segoe UI" w:hAnsi="Segoe UI" w:eastAsia="Times New Roman" w:cs="Segoe UI"/>
          <w:sz w:val="24"/>
          <w:szCs w:val="24"/>
        </w:rPr>
        <w:t>Figure 26: Time series map for the vegetation condition index.</w:t>
      </w:r>
    </w:p>
    <w:p w:rsidRPr="00662C0C" w:rsidR="005E5BE0" w:rsidP="07C805DE" w:rsidRDefault="007B42CC" w14:paraId="7D04C245" w14:textId="20A71CE5">
      <w:pPr>
        <w:spacing w:before="240" w:after="240"/>
        <w:jc w:val="both"/>
        <w:rPr>
          <w:rFonts w:ascii="Segoe UI" w:hAnsi="Segoe UI" w:eastAsia="Times New Roman" w:cs="Segoe UI"/>
          <w:sz w:val="24"/>
          <w:szCs w:val="24"/>
          <w:lang w:val="en-US"/>
        </w:rPr>
      </w:pPr>
      <w:r w:rsidRPr="07C805DE">
        <w:rPr>
          <w:rFonts w:ascii="Segoe UI" w:hAnsi="Segoe UI" w:eastAsia="Times New Roman" w:cs="Segoe UI"/>
          <w:b/>
          <w:bCs/>
          <w:sz w:val="24"/>
          <w:szCs w:val="24"/>
          <w:lang w:val="en-US"/>
        </w:rPr>
        <w:t xml:space="preserve">Climate: </w:t>
      </w:r>
      <w:r w:rsidRPr="07C805DE">
        <w:rPr>
          <w:rFonts w:ascii="Segoe UI" w:hAnsi="Segoe UI" w:eastAsia="Times New Roman" w:cs="Segoe UI"/>
          <w:sz w:val="24"/>
          <w:szCs w:val="24"/>
          <w:lang w:val="en-US"/>
        </w:rPr>
        <w:t xml:space="preserve">This catalog contains the following data, CHIRPS Historical Rainfall, Rainfall Monitoring and Forecast, and Rainfall Anomaly Circle Charts. </w:t>
      </w:r>
    </w:p>
    <w:p w:rsidRPr="00662C0C" w:rsidR="005E5BE0" w:rsidRDefault="007B42CC" w14:paraId="3A9DC3E5" w14:textId="77777777">
      <w:pPr>
        <w:spacing w:before="240" w:after="240"/>
        <w:jc w:val="both"/>
        <w:rPr>
          <w:rFonts w:ascii="Segoe UI" w:hAnsi="Segoe UI" w:eastAsia="Times New Roman" w:cs="Segoe UI"/>
          <w:sz w:val="24"/>
          <w:szCs w:val="24"/>
        </w:rPr>
      </w:pPr>
      <w:r w:rsidRPr="00662C0C">
        <w:rPr>
          <w:rFonts w:ascii="Segoe UI" w:hAnsi="Segoe UI" w:eastAsia="Times New Roman" w:cs="Segoe UI"/>
          <w:noProof/>
          <w:sz w:val="24"/>
          <w:szCs w:val="24"/>
        </w:rPr>
        <w:drawing>
          <wp:inline distT="114300" distB="114300" distL="114300" distR="114300" wp14:anchorId="26D3EAAA" wp14:editId="2ADE3800">
            <wp:extent cx="5734050" cy="3019425"/>
            <wp:effectExtent l="0" t="0" r="0" b="0"/>
            <wp:docPr id="57" name="image61.png"/>
            <wp:cNvGraphicFramePr/>
            <a:graphic xmlns:a="http://schemas.openxmlformats.org/drawingml/2006/main">
              <a:graphicData uri="http://schemas.openxmlformats.org/drawingml/2006/picture">
                <pic:pic xmlns:pic="http://schemas.openxmlformats.org/drawingml/2006/picture">
                  <pic:nvPicPr>
                    <pic:cNvPr id="0" name="image61.png"/>
                    <pic:cNvPicPr preferRelativeResize="0"/>
                  </pic:nvPicPr>
                  <pic:blipFill>
                    <a:blip r:embed="rId29"/>
                    <a:srcRect/>
                    <a:stretch>
                      <a:fillRect/>
                    </a:stretch>
                  </pic:blipFill>
                  <pic:spPr>
                    <a:xfrm>
                      <a:off x="0" y="0"/>
                      <a:ext cx="5734050" cy="3019425"/>
                    </a:xfrm>
                    <a:prstGeom prst="rect">
                      <a:avLst/>
                    </a:prstGeom>
                    <a:ln/>
                  </pic:spPr>
                </pic:pic>
              </a:graphicData>
            </a:graphic>
          </wp:inline>
        </w:drawing>
      </w:r>
    </w:p>
    <w:p w:rsidRPr="00662C0C" w:rsidR="005E5BE0" w:rsidP="00662C0C" w:rsidRDefault="007B42CC" w14:paraId="51710853" w14:textId="77777777">
      <w:pPr>
        <w:spacing w:before="240" w:after="240"/>
        <w:jc w:val="center"/>
        <w:rPr>
          <w:rFonts w:ascii="Segoe UI" w:hAnsi="Segoe UI" w:eastAsia="Times New Roman" w:cs="Segoe UI"/>
          <w:sz w:val="24"/>
          <w:szCs w:val="24"/>
        </w:rPr>
      </w:pPr>
      <w:r w:rsidRPr="00662C0C">
        <w:rPr>
          <w:rFonts w:ascii="Segoe UI" w:hAnsi="Segoe UI" w:eastAsia="Times New Roman" w:cs="Segoe UI"/>
          <w:sz w:val="24"/>
          <w:szCs w:val="24"/>
        </w:rPr>
        <w:t>Figure 27: Previewed climate dataset on the data catalogue page</w:t>
      </w:r>
    </w:p>
    <w:p w:rsidRPr="00662C0C" w:rsidR="005E5BE0" w:rsidRDefault="007B42CC" w14:paraId="785933B6" w14:textId="77777777">
      <w:pPr>
        <w:spacing w:before="240" w:after="240"/>
        <w:jc w:val="both"/>
        <w:rPr>
          <w:rFonts w:ascii="Segoe UI" w:hAnsi="Segoe UI" w:eastAsia="Times New Roman" w:cs="Segoe UI"/>
          <w:sz w:val="24"/>
          <w:szCs w:val="24"/>
        </w:rPr>
      </w:pPr>
      <w:r w:rsidRPr="00662C0C">
        <w:rPr>
          <w:rFonts w:ascii="Segoe UI" w:hAnsi="Segoe UI" w:eastAsia="Times New Roman" w:cs="Segoe UI"/>
          <w:noProof/>
          <w:sz w:val="24"/>
          <w:szCs w:val="24"/>
        </w:rPr>
        <w:drawing>
          <wp:inline distT="114300" distB="114300" distL="114300" distR="114300" wp14:anchorId="2A173357" wp14:editId="57195431">
            <wp:extent cx="5734050" cy="2705100"/>
            <wp:effectExtent l="0" t="0" r="0" b="0"/>
            <wp:docPr id="37"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30"/>
                    <a:srcRect/>
                    <a:stretch>
                      <a:fillRect/>
                    </a:stretch>
                  </pic:blipFill>
                  <pic:spPr>
                    <a:xfrm>
                      <a:off x="0" y="0"/>
                      <a:ext cx="5734050" cy="2705100"/>
                    </a:xfrm>
                    <a:prstGeom prst="rect">
                      <a:avLst/>
                    </a:prstGeom>
                    <a:ln/>
                  </pic:spPr>
                </pic:pic>
              </a:graphicData>
            </a:graphic>
          </wp:inline>
        </w:drawing>
      </w:r>
    </w:p>
    <w:p w:rsidRPr="00662C0C" w:rsidR="005E5BE0" w:rsidP="00662C0C" w:rsidRDefault="007B42CC" w14:paraId="1121CBF9" w14:textId="77777777">
      <w:pPr>
        <w:spacing w:before="240" w:after="240"/>
        <w:jc w:val="center"/>
        <w:rPr>
          <w:rFonts w:ascii="Segoe UI" w:hAnsi="Segoe UI" w:eastAsia="Times New Roman" w:cs="Segoe UI"/>
          <w:sz w:val="24"/>
          <w:szCs w:val="24"/>
        </w:rPr>
      </w:pPr>
      <w:r w:rsidRPr="00662C0C">
        <w:rPr>
          <w:rFonts w:ascii="Segoe UI" w:hAnsi="Segoe UI" w:eastAsia="Times New Roman" w:cs="Segoe UI"/>
          <w:sz w:val="24"/>
          <w:szCs w:val="24"/>
        </w:rPr>
        <w:t>Figure 28: Exploring the Rainfall Monitoring and Forecast Data</w:t>
      </w:r>
    </w:p>
    <w:p w:rsidRPr="00662C0C" w:rsidR="005E5BE0" w:rsidRDefault="007B42CC" w14:paraId="589AD6DD" w14:textId="77777777">
      <w:pPr>
        <w:spacing w:before="240" w:after="240"/>
        <w:jc w:val="both"/>
        <w:rPr>
          <w:rFonts w:ascii="Segoe UI" w:hAnsi="Segoe UI" w:eastAsia="Times New Roman" w:cs="Segoe UI"/>
          <w:sz w:val="24"/>
          <w:szCs w:val="24"/>
        </w:rPr>
      </w:pPr>
      <w:r w:rsidRPr="00662C0C">
        <w:rPr>
          <w:rFonts w:ascii="Segoe UI" w:hAnsi="Segoe UI" w:eastAsia="Times New Roman" w:cs="Segoe UI"/>
          <w:sz w:val="24"/>
          <w:szCs w:val="24"/>
        </w:rPr>
        <w:t xml:space="preserve">Users can click on the data to have more information about each feature of the data. Also show the raw data and advanced chart of the data. </w:t>
      </w:r>
    </w:p>
    <w:p w:rsidRPr="00662C0C" w:rsidR="005E5BE0" w:rsidRDefault="007B42CC" w14:paraId="4731BA18" w14:textId="77777777">
      <w:pPr>
        <w:spacing w:before="240" w:after="240"/>
        <w:jc w:val="both"/>
        <w:rPr>
          <w:rFonts w:ascii="Segoe UI" w:hAnsi="Segoe UI" w:eastAsia="Times New Roman" w:cs="Segoe UI"/>
          <w:sz w:val="24"/>
          <w:szCs w:val="24"/>
        </w:rPr>
      </w:pPr>
      <w:r w:rsidRPr="00662C0C">
        <w:rPr>
          <w:rFonts w:ascii="Segoe UI" w:hAnsi="Segoe UI" w:eastAsia="Times New Roman" w:cs="Segoe UI"/>
          <w:noProof/>
          <w:sz w:val="24"/>
          <w:szCs w:val="24"/>
        </w:rPr>
        <w:drawing>
          <wp:inline distT="114300" distB="114300" distL="114300" distR="114300" wp14:anchorId="01BFAF80" wp14:editId="31BC70DB">
            <wp:extent cx="5734050" cy="2705100"/>
            <wp:effectExtent l="0" t="0" r="0" b="0"/>
            <wp:docPr id="62"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31"/>
                    <a:srcRect/>
                    <a:stretch>
                      <a:fillRect/>
                    </a:stretch>
                  </pic:blipFill>
                  <pic:spPr>
                    <a:xfrm>
                      <a:off x="0" y="0"/>
                      <a:ext cx="5734050" cy="2705100"/>
                    </a:xfrm>
                    <a:prstGeom prst="rect">
                      <a:avLst/>
                    </a:prstGeom>
                    <a:ln/>
                  </pic:spPr>
                </pic:pic>
              </a:graphicData>
            </a:graphic>
          </wp:inline>
        </w:drawing>
      </w:r>
    </w:p>
    <w:p w:rsidRPr="00662C0C" w:rsidR="005E5BE0" w:rsidP="00662C0C" w:rsidRDefault="007B42CC" w14:paraId="59BD1471" w14:textId="77777777">
      <w:pPr>
        <w:spacing w:before="240" w:after="240"/>
        <w:jc w:val="center"/>
        <w:rPr>
          <w:rFonts w:ascii="Segoe UI" w:hAnsi="Segoe UI" w:eastAsia="Times New Roman" w:cs="Segoe UI"/>
          <w:sz w:val="24"/>
          <w:szCs w:val="24"/>
        </w:rPr>
      </w:pPr>
      <w:r w:rsidRPr="00662C0C">
        <w:rPr>
          <w:rFonts w:ascii="Segoe UI" w:hAnsi="Segoe UI" w:eastAsia="Times New Roman" w:cs="Segoe UI"/>
          <w:sz w:val="24"/>
          <w:szCs w:val="24"/>
        </w:rPr>
        <w:t>Figure 29: Historical and forecast data of the explored data</w:t>
      </w:r>
    </w:p>
    <w:p w:rsidRPr="00662C0C" w:rsidR="005E5BE0" w:rsidP="00662C0C" w:rsidRDefault="007B42CC" w14:paraId="45C61834" w14:textId="77777777">
      <w:pPr>
        <w:spacing w:before="240" w:after="240"/>
        <w:jc w:val="center"/>
        <w:rPr>
          <w:rFonts w:ascii="Segoe UI" w:hAnsi="Segoe UI" w:eastAsia="Times New Roman" w:cs="Segoe UI"/>
          <w:sz w:val="24"/>
          <w:szCs w:val="24"/>
        </w:rPr>
      </w:pPr>
      <w:r w:rsidRPr="00662C0C">
        <w:rPr>
          <w:rFonts w:ascii="Segoe UI" w:hAnsi="Segoe UI" w:eastAsia="Times New Roman" w:cs="Segoe UI"/>
          <w:noProof/>
          <w:sz w:val="24"/>
          <w:szCs w:val="24"/>
        </w:rPr>
        <w:drawing>
          <wp:inline distT="114300" distB="114300" distL="114300" distR="114300" wp14:anchorId="2542539C" wp14:editId="7C8E4E2D">
            <wp:extent cx="5734050" cy="270510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2"/>
                    <a:srcRect/>
                    <a:stretch>
                      <a:fillRect/>
                    </a:stretch>
                  </pic:blipFill>
                  <pic:spPr>
                    <a:xfrm>
                      <a:off x="0" y="0"/>
                      <a:ext cx="5734050" cy="2705100"/>
                    </a:xfrm>
                    <a:prstGeom prst="rect">
                      <a:avLst/>
                    </a:prstGeom>
                    <a:ln/>
                  </pic:spPr>
                </pic:pic>
              </a:graphicData>
            </a:graphic>
          </wp:inline>
        </w:drawing>
      </w:r>
      <w:r w:rsidRPr="00662C0C">
        <w:rPr>
          <w:rFonts w:ascii="Segoe UI" w:hAnsi="Segoe UI" w:eastAsia="Times New Roman" w:cs="Segoe UI"/>
          <w:sz w:val="24"/>
          <w:szCs w:val="24"/>
        </w:rPr>
        <w:t>Figure 30: A display of the historical data chart</w:t>
      </w:r>
    </w:p>
    <w:p w:rsidRPr="00662C0C" w:rsidR="005E5BE0" w:rsidP="00662C0C" w:rsidRDefault="007B42CC" w14:paraId="5B9B64F8" w14:textId="77777777">
      <w:pPr>
        <w:spacing w:before="240" w:after="240"/>
        <w:jc w:val="center"/>
        <w:rPr>
          <w:rFonts w:ascii="Segoe UI" w:hAnsi="Segoe UI" w:eastAsia="Times New Roman" w:cs="Segoe UI"/>
          <w:sz w:val="24"/>
          <w:szCs w:val="24"/>
        </w:rPr>
      </w:pPr>
      <w:r w:rsidRPr="00662C0C">
        <w:rPr>
          <w:rFonts w:ascii="Segoe UI" w:hAnsi="Segoe UI" w:eastAsia="Times New Roman" w:cs="Segoe UI"/>
          <w:noProof/>
          <w:sz w:val="24"/>
          <w:szCs w:val="24"/>
        </w:rPr>
        <w:drawing>
          <wp:inline distT="114300" distB="114300" distL="114300" distR="114300" wp14:anchorId="7A5A11A0" wp14:editId="6C631BF0">
            <wp:extent cx="5734050" cy="2714625"/>
            <wp:effectExtent l="0" t="0" r="0" b="0"/>
            <wp:docPr id="1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3"/>
                    <a:srcRect/>
                    <a:stretch>
                      <a:fillRect/>
                    </a:stretch>
                  </pic:blipFill>
                  <pic:spPr>
                    <a:xfrm>
                      <a:off x="0" y="0"/>
                      <a:ext cx="5734050" cy="2714625"/>
                    </a:xfrm>
                    <a:prstGeom prst="rect">
                      <a:avLst/>
                    </a:prstGeom>
                    <a:ln/>
                  </pic:spPr>
                </pic:pic>
              </a:graphicData>
            </a:graphic>
          </wp:inline>
        </w:drawing>
      </w:r>
      <w:r w:rsidRPr="00662C0C">
        <w:rPr>
          <w:rFonts w:ascii="Segoe UI" w:hAnsi="Segoe UI" w:eastAsia="Times New Roman" w:cs="Segoe UI"/>
          <w:sz w:val="24"/>
          <w:szCs w:val="24"/>
        </w:rPr>
        <w:t>Figure 31: Historical and forecast data chart.</w:t>
      </w:r>
    </w:p>
    <w:p w:rsidRPr="00662C0C" w:rsidR="005E5BE0" w:rsidRDefault="007B42CC" w14:paraId="737D7560" w14:textId="77777777">
      <w:pPr>
        <w:spacing w:before="240" w:after="240"/>
        <w:jc w:val="both"/>
        <w:rPr>
          <w:rFonts w:ascii="Segoe UI" w:hAnsi="Segoe UI" w:eastAsia="Times New Roman" w:cs="Segoe UI"/>
          <w:sz w:val="24"/>
          <w:szCs w:val="24"/>
        </w:rPr>
      </w:pPr>
      <w:r w:rsidRPr="00662C0C">
        <w:rPr>
          <w:rFonts w:ascii="Segoe UI" w:hAnsi="Segoe UI" w:eastAsia="Times New Roman" w:cs="Segoe UI"/>
          <w:noProof/>
          <w:sz w:val="24"/>
          <w:szCs w:val="24"/>
        </w:rPr>
        <w:drawing>
          <wp:inline distT="114300" distB="114300" distL="114300" distR="114300" wp14:anchorId="3133A6EC" wp14:editId="25977265">
            <wp:extent cx="5781675" cy="2733675"/>
            <wp:effectExtent l="0" t="0" r="0" b="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4"/>
                    <a:srcRect/>
                    <a:stretch>
                      <a:fillRect/>
                    </a:stretch>
                  </pic:blipFill>
                  <pic:spPr>
                    <a:xfrm>
                      <a:off x="0" y="0"/>
                      <a:ext cx="5781675" cy="2733675"/>
                    </a:xfrm>
                    <a:prstGeom prst="rect">
                      <a:avLst/>
                    </a:prstGeom>
                    <a:ln/>
                  </pic:spPr>
                </pic:pic>
              </a:graphicData>
            </a:graphic>
          </wp:inline>
        </w:drawing>
      </w:r>
    </w:p>
    <w:p w:rsidRPr="00662C0C" w:rsidR="005E5BE0" w:rsidP="00662C0C" w:rsidRDefault="007B42CC" w14:paraId="2F0CEAAC" w14:textId="5EF887AB">
      <w:pPr>
        <w:spacing w:before="240" w:after="240"/>
        <w:jc w:val="center"/>
        <w:rPr>
          <w:rFonts w:ascii="Segoe UI" w:hAnsi="Segoe UI" w:eastAsia="Times New Roman" w:cs="Segoe UI"/>
          <w:sz w:val="24"/>
          <w:szCs w:val="24"/>
        </w:rPr>
      </w:pPr>
      <w:r w:rsidRPr="00662C0C">
        <w:rPr>
          <w:rFonts w:ascii="Segoe UI" w:hAnsi="Segoe UI" w:eastAsia="Times New Roman" w:cs="Segoe UI"/>
          <w:sz w:val="24"/>
          <w:szCs w:val="24"/>
        </w:rPr>
        <w:t>Figure 32</w:t>
      </w:r>
      <w:r w:rsidR="00662C0C">
        <w:rPr>
          <w:rFonts w:ascii="Segoe UI" w:hAnsi="Segoe UI" w:eastAsia="Times New Roman" w:cs="Segoe UI"/>
          <w:sz w:val="24"/>
          <w:szCs w:val="24"/>
        </w:rPr>
        <w:t>:</w:t>
      </w:r>
      <w:r w:rsidRPr="00662C0C">
        <w:rPr>
          <w:rFonts w:ascii="Segoe UI" w:hAnsi="Segoe UI" w:eastAsia="Times New Roman" w:cs="Segoe UI"/>
          <w:sz w:val="24"/>
          <w:szCs w:val="24"/>
        </w:rPr>
        <w:t xml:space="preserve"> Global time series monthly rainfall – CHIRPS data</w:t>
      </w:r>
    </w:p>
    <w:p w:rsidRPr="00662C0C" w:rsidR="005E5BE0" w:rsidP="07C805DE" w:rsidRDefault="007B42CC" w14:paraId="1D9399A2" w14:textId="75980FE5">
      <w:pPr>
        <w:spacing w:before="240" w:after="240"/>
        <w:jc w:val="both"/>
        <w:rPr>
          <w:rFonts w:ascii="Segoe UI" w:hAnsi="Segoe UI" w:eastAsia="Times New Roman" w:cs="Segoe UI"/>
          <w:sz w:val="24"/>
          <w:szCs w:val="24"/>
          <w:lang w:val="en-US"/>
        </w:rPr>
      </w:pPr>
      <w:r w:rsidRPr="07C805DE">
        <w:rPr>
          <w:rFonts w:ascii="Segoe UI" w:hAnsi="Segoe UI" w:eastAsia="Times New Roman" w:cs="Segoe UI"/>
          <w:b/>
          <w:bCs/>
          <w:sz w:val="24"/>
          <w:szCs w:val="24"/>
          <w:lang w:val="en-US"/>
        </w:rPr>
        <w:t>Socio-Economic Profile</w:t>
      </w:r>
      <w:r w:rsidRPr="07C805DE">
        <w:rPr>
          <w:rFonts w:ascii="Segoe UI" w:hAnsi="Segoe UI" w:eastAsia="Times New Roman" w:cs="Segoe UI"/>
          <w:sz w:val="24"/>
          <w:szCs w:val="24"/>
          <w:lang w:val="en-US"/>
        </w:rPr>
        <w:t>: This contains a dataset on the socio-economic conditions within the basin, including population, and other demographic factors.</w:t>
      </w:r>
    </w:p>
    <w:p w:rsidRPr="00662C0C" w:rsidR="005E5BE0" w:rsidRDefault="007B42CC" w14:paraId="4279AAD3" w14:textId="77777777">
      <w:pPr>
        <w:spacing w:before="240" w:after="240"/>
        <w:jc w:val="both"/>
        <w:rPr>
          <w:rFonts w:ascii="Segoe UI" w:hAnsi="Segoe UI" w:eastAsia="Times New Roman" w:cs="Segoe UI"/>
          <w:sz w:val="24"/>
          <w:szCs w:val="24"/>
        </w:rPr>
      </w:pPr>
      <w:r w:rsidRPr="00662C0C">
        <w:rPr>
          <w:rFonts w:ascii="Segoe UI" w:hAnsi="Segoe UI" w:eastAsia="Times New Roman" w:cs="Segoe UI"/>
          <w:noProof/>
          <w:sz w:val="24"/>
          <w:szCs w:val="24"/>
        </w:rPr>
        <w:drawing>
          <wp:inline distT="114300" distB="114300" distL="114300" distR="114300" wp14:anchorId="3E0C4B2F" wp14:editId="78AD1047">
            <wp:extent cx="5734050" cy="3000375"/>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5"/>
                    <a:srcRect/>
                    <a:stretch>
                      <a:fillRect/>
                    </a:stretch>
                  </pic:blipFill>
                  <pic:spPr>
                    <a:xfrm>
                      <a:off x="0" y="0"/>
                      <a:ext cx="5734050" cy="3000375"/>
                    </a:xfrm>
                    <a:prstGeom prst="rect">
                      <a:avLst/>
                    </a:prstGeom>
                    <a:ln/>
                  </pic:spPr>
                </pic:pic>
              </a:graphicData>
            </a:graphic>
          </wp:inline>
        </w:drawing>
      </w:r>
    </w:p>
    <w:p w:rsidRPr="00662C0C" w:rsidR="005E5BE0" w:rsidP="19BF21B8" w:rsidRDefault="007B42CC" w14:paraId="509B4BB9" w14:textId="65A6C7FD">
      <w:pPr>
        <w:spacing w:before="240" w:after="240"/>
        <w:jc w:val="center"/>
        <w:rPr>
          <w:rFonts w:ascii="Segoe UI" w:hAnsi="Segoe UI" w:eastAsia="Times New Roman" w:cs="Segoe UI"/>
          <w:sz w:val="24"/>
          <w:szCs w:val="24"/>
          <w:lang w:val="en-US"/>
        </w:rPr>
      </w:pPr>
      <w:r w:rsidRPr="19BF21B8" w:rsidR="007B42CC">
        <w:rPr>
          <w:rFonts w:ascii="Segoe UI" w:hAnsi="Segoe UI" w:eastAsia="Times New Roman" w:cs="Segoe UI"/>
          <w:sz w:val="24"/>
          <w:szCs w:val="24"/>
          <w:lang w:val="en-US"/>
        </w:rPr>
        <w:t>Figure 34: socioeconomic profile dataset featuring population data preview.</w:t>
      </w:r>
    </w:p>
    <w:p w:rsidR="00662C0C" w:rsidRDefault="00662C0C" w14:paraId="72550BCB" w14:textId="77777777">
      <w:pPr>
        <w:spacing w:before="240" w:after="240"/>
        <w:jc w:val="both"/>
        <w:rPr>
          <w:rFonts w:ascii="Segoe UI" w:hAnsi="Segoe UI" w:eastAsia="Times New Roman" w:cs="Segoe UI"/>
          <w:sz w:val="24"/>
          <w:szCs w:val="24"/>
        </w:rPr>
      </w:pPr>
    </w:p>
    <w:p w:rsidR="00662C0C" w:rsidRDefault="00662C0C" w14:paraId="2F13FA25" w14:textId="77777777">
      <w:pPr>
        <w:spacing w:before="240" w:after="240"/>
        <w:jc w:val="both"/>
        <w:rPr>
          <w:rFonts w:ascii="Segoe UI" w:hAnsi="Segoe UI" w:eastAsia="Times New Roman" w:cs="Segoe UI"/>
          <w:sz w:val="24"/>
          <w:szCs w:val="24"/>
        </w:rPr>
      </w:pPr>
    </w:p>
    <w:p w:rsidRPr="00662C0C" w:rsidR="005E5BE0" w:rsidRDefault="007B42CC" w14:paraId="70B4E7B3" w14:textId="2C703542">
      <w:pPr>
        <w:spacing w:before="240" w:after="240"/>
        <w:jc w:val="both"/>
        <w:rPr>
          <w:rFonts w:ascii="Segoe UI" w:hAnsi="Segoe UI" w:eastAsia="Times New Roman" w:cs="Segoe UI"/>
          <w:sz w:val="24"/>
          <w:szCs w:val="24"/>
        </w:rPr>
      </w:pPr>
      <w:r w:rsidRPr="00662C0C">
        <w:rPr>
          <w:rFonts w:ascii="Segoe UI" w:hAnsi="Segoe UI" w:eastAsia="Times New Roman" w:cs="Segoe UI"/>
          <w:sz w:val="24"/>
          <w:szCs w:val="24"/>
        </w:rPr>
        <w:t>Click on data preview to preview the map</w:t>
      </w:r>
    </w:p>
    <w:p w:rsidRPr="00662C0C" w:rsidR="005E5BE0" w:rsidRDefault="007B42CC" w14:paraId="6729A2A7" w14:textId="77777777">
      <w:pPr>
        <w:spacing w:before="240" w:after="240"/>
        <w:jc w:val="both"/>
        <w:rPr>
          <w:rFonts w:ascii="Segoe UI" w:hAnsi="Segoe UI" w:eastAsia="Times New Roman" w:cs="Segoe UI"/>
          <w:sz w:val="24"/>
          <w:szCs w:val="24"/>
        </w:rPr>
      </w:pPr>
      <w:r w:rsidRPr="00662C0C">
        <w:rPr>
          <w:rFonts w:ascii="Segoe UI" w:hAnsi="Segoe UI" w:eastAsia="Times New Roman" w:cs="Segoe UI"/>
          <w:sz w:val="24"/>
          <w:szCs w:val="24"/>
        </w:rPr>
        <w:t xml:space="preserve"> </w:t>
      </w:r>
      <w:r w:rsidRPr="00662C0C">
        <w:rPr>
          <w:rFonts w:ascii="Segoe UI" w:hAnsi="Segoe UI" w:eastAsia="Times New Roman" w:cs="Segoe UI"/>
          <w:noProof/>
          <w:sz w:val="24"/>
          <w:szCs w:val="24"/>
        </w:rPr>
        <w:drawing>
          <wp:inline distT="114300" distB="114300" distL="114300" distR="114300" wp14:anchorId="22567B91" wp14:editId="6ACF223F">
            <wp:extent cx="2819400" cy="1314450"/>
            <wp:effectExtent l="0" t="0" r="0" b="0"/>
            <wp:docPr id="34"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36"/>
                    <a:srcRect/>
                    <a:stretch>
                      <a:fillRect/>
                    </a:stretch>
                  </pic:blipFill>
                  <pic:spPr>
                    <a:xfrm>
                      <a:off x="0" y="0"/>
                      <a:ext cx="2819400" cy="1314450"/>
                    </a:xfrm>
                    <a:prstGeom prst="rect">
                      <a:avLst/>
                    </a:prstGeom>
                    <a:ln/>
                  </pic:spPr>
                </pic:pic>
              </a:graphicData>
            </a:graphic>
          </wp:inline>
        </w:drawing>
      </w:r>
      <w:r w:rsidRPr="00662C0C">
        <w:rPr>
          <w:rFonts w:ascii="Segoe UI" w:hAnsi="Segoe UI" w:eastAsia="Times New Roman" w:cs="Segoe UI"/>
          <w:noProof/>
          <w:sz w:val="24"/>
          <w:szCs w:val="24"/>
        </w:rPr>
        <w:drawing>
          <wp:inline distT="114300" distB="114300" distL="114300" distR="114300" wp14:anchorId="2761AA0C" wp14:editId="68C55C35">
            <wp:extent cx="2800350" cy="1314450"/>
            <wp:effectExtent l="0" t="0" r="0" b="0"/>
            <wp:docPr id="46"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37"/>
                    <a:srcRect/>
                    <a:stretch>
                      <a:fillRect/>
                    </a:stretch>
                  </pic:blipFill>
                  <pic:spPr>
                    <a:xfrm>
                      <a:off x="0" y="0"/>
                      <a:ext cx="2800350" cy="1314450"/>
                    </a:xfrm>
                    <a:prstGeom prst="rect">
                      <a:avLst/>
                    </a:prstGeom>
                    <a:ln/>
                  </pic:spPr>
                </pic:pic>
              </a:graphicData>
            </a:graphic>
          </wp:inline>
        </w:drawing>
      </w:r>
    </w:p>
    <w:p w:rsidRPr="00662C0C" w:rsidR="005E5BE0" w:rsidP="00662C0C" w:rsidRDefault="007B42CC" w14:paraId="4351DEC6" w14:textId="77777777">
      <w:pPr>
        <w:spacing w:before="240" w:after="240"/>
        <w:jc w:val="center"/>
        <w:rPr>
          <w:rFonts w:ascii="Segoe UI" w:hAnsi="Segoe UI" w:eastAsia="Times New Roman" w:cs="Segoe UI"/>
          <w:sz w:val="24"/>
          <w:szCs w:val="24"/>
        </w:rPr>
      </w:pPr>
      <w:r w:rsidRPr="00662C0C">
        <w:rPr>
          <w:rFonts w:ascii="Segoe UI" w:hAnsi="Segoe UI" w:eastAsia="Times New Roman" w:cs="Segoe UI"/>
          <w:sz w:val="24"/>
          <w:szCs w:val="24"/>
        </w:rPr>
        <w:t>Figure 35: population data on the map view page based on the selected displayed variable</w:t>
      </w:r>
    </w:p>
    <w:p w:rsidRPr="00662C0C" w:rsidR="005E5BE0" w:rsidRDefault="007B42CC" w14:paraId="36DC204E" w14:textId="77777777">
      <w:pPr>
        <w:spacing w:before="240" w:after="240"/>
        <w:jc w:val="both"/>
        <w:rPr>
          <w:rFonts w:ascii="Segoe UI" w:hAnsi="Segoe UI" w:eastAsia="Times New Roman" w:cs="Segoe UI"/>
          <w:sz w:val="24"/>
          <w:szCs w:val="24"/>
        </w:rPr>
      </w:pPr>
      <w:r w:rsidRPr="00662C0C">
        <w:rPr>
          <w:rFonts w:ascii="Segoe UI" w:hAnsi="Segoe UI" w:eastAsia="Times New Roman" w:cs="Segoe UI"/>
          <w:sz w:val="24"/>
          <w:szCs w:val="24"/>
        </w:rPr>
        <w:t xml:space="preserve"> </w:t>
      </w:r>
      <w:r w:rsidRPr="00662C0C">
        <w:rPr>
          <w:rFonts w:ascii="Segoe UI" w:hAnsi="Segoe UI" w:eastAsia="Times New Roman" w:cs="Segoe UI"/>
          <w:noProof/>
          <w:sz w:val="24"/>
          <w:szCs w:val="24"/>
        </w:rPr>
        <w:drawing>
          <wp:inline distT="114300" distB="114300" distL="114300" distR="114300" wp14:anchorId="766F52E3" wp14:editId="27CBD56A">
            <wp:extent cx="2800350" cy="1333500"/>
            <wp:effectExtent l="0" t="0" r="0" b="0"/>
            <wp:docPr id="30"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38"/>
                    <a:srcRect/>
                    <a:stretch>
                      <a:fillRect/>
                    </a:stretch>
                  </pic:blipFill>
                  <pic:spPr>
                    <a:xfrm>
                      <a:off x="0" y="0"/>
                      <a:ext cx="2800350" cy="1333500"/>
                    </a:xfrm>
                    <a:prstGeom prst="rect">
                      <a:avLst/>
                    </a:prstGeom>
                    <a:ln/>
                  </pic:spPr>
                </pic:pic>
              </a:graphicData>
            </a:graphic>
          </wp:inline>
        </w:drawing>
      </w:r>
      <w:r w:rsidRPr="00662C0C">
        <w:rPr>
          <w:rFonts w:ascii="Segoe UI" w:hAnsi="Segoe UI" w:eastAsia="Times New Roman" w:cs="Segoe UI"/>
          <w:noProof/>
          <w:sz w:val="24"/>
          <w:szCs w:val="24"/>
        </w:rPr>
        <w:drawing>
          <wp:inline distT="114300" distB="114300" distL="114300" distR="114300" wp14:anchorId="51C6FC3A" wp14:editId="59C72A2A">
            <wp:extent cx="2857500" cy="1333500"/>
            <wp:effectExtent l="0" t="0" r="0" b="0"/>
            <wp:docPr id="31"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39"/>
                    <a:srcRect/>
                    <a:stretch>
                      <a:fillRect/>
                    </a:stretch>
                  </pic:blipFill>
                  <pic:spPr>
                    <a:xfrm>
                      <a:off x="0" y="0"/>
                      <a:ext cx="2857500" cy="1333500"/>
                    </a:xfrm>
                    <a:prstGeom prst="rect">
                      <a:avLst/>
                    </a:prstGeom>
                    <a:ln/>
                  </pic:spPr>
                </pic:pic>
              </a:graphicData>
            </a:graphic>
          </wp:inline>
        </w:drawing>
      </w:r>
    </w:p>
    <w:p w:rsidRPr="00662C0C" w:rsidR="005E5BE0" w:rsidP="00662C0C" w:rsidRDefault="007B42CC" w14:paraId="35D02A07" w14:textId="77777777">
      <w:pPr>
        <w:spacing w:before="240" w:after="240"/>
        <w:jc w:val="center"/>
        <w:rPr>
          <w:rFonts w:ascii="Segoe UI" w:hAnsi="Segoe UI" w:eastAsia="Times New Roman" w:cs="Segoe UI"/>
          <w:sz w:val="24"/>
          <w:szCs w:val="24"/>
        </w:rPr>
      </w:pPr>
      <w:r w:rsidRPr="00662C0C">
        <w:rPr>
          <w:rFonts w:ascii="Segoe UI" w:hAnsi="Segoe UI" w:eastAsia="Times New Roman" w:cs="Segoe UI"/>
          <w:sz w:val="24"/>
          <w:szCs w:val="24"/>
        </w:rPr>
        <w:t>Figure 36: population data on the map view page based on the selected displayed variable</w:t>
      </w:r>
    </w:p>
    <w:p w:rsidRPr="00662C0C" w:rsidR="005E5BE0" w:rsidRDefault="007B42CC" w14:paraId="0DE91248" w14:textId="77777777">
      <w:pPr>
        <w:spacing w:before="240" w:after="240"/>
        <w:jc w:val="both"/>
        <w:rPr>
          <w:rFonts w:ascii="Segoe UI" w:hAnsi="Segoe UI" w:eastAsia="Times New Roman" w:cs="Segoe UI"/>
          <w:sz w:val="24"/>
          <w:szCs w:val="24"/>
        </w:rPr>
      </w:pPr>
      <w:r w:rsidRPr="00662C0C">
        <w:rPr>
          <w:rFonts w:ascii="Segoe UI" w:hAnsi="Segoe UI" w:eastAsia="Times New Roman" w:cs="Segoe UI"/>
          <w:sz w:val="24"/>
          <w:szCs w:val="24"/>
        </w:rPr>
        <w:t xml:space="preserve">The demographic dataset can be displayed or styled with the options available in the display feature. Users can click on the display dropdown to disable style or style by sub-basin, area, polygon ID, or population. </w:t>
      </w:r>
    </w:p>
    <w:p w:rsidRPr="00662C0C" w:rsidR="005E5BE0" w:rsidRDefault="007B42CC" w14:paraId="416F0F6D" w14:textId="4509E280">
      <w:pPr>
        <w:spacing w:before="240" w:after="240"/>
        <w:jc w:val="both"/>
        <w:rPr>
          <w:rFonts w:ascii="Segoe UI" w:hAnsi="Segoe UI" w:eastAsia="Times New Roman" w:cs="Segoe UI"/>
          <w:sz w:val="24"/>
          <w:szCs w:val="24"/>
        </w:rPr>
      </w:pPr>
      <w:r w:rsidRPr="00662C0C">
        <w:rPr>
          <w:rFonts w:ascii="Segoe UI" w:hAnsi="Segoe UI" w:eastAsia="Times New Roman" w:cs="Segoe UI"/>
          <w:b/>
          <w:sz w:val="24"/>
          <w:szCs w:val="24"/>
        </w:rPr>
        <w:t>Water Resources</w:t>
      </w:r>
      <w:r w:rsidRPr="00662C0C">
        <w:rPr>
          <w:rFonts w:ascii="Segoe UI" w:hAnsi="Segoe UI" w:eastAsia="Times New Roman" w:cs="Segoe UI"/>
          <w:sz w:val="24"/>
          <w:szCs w:val="24"/>
        </w:rPr>
        <w:t>: Datasets about the availability, distribution, and usage of water resources in the region. These datasets include,</w:t>
      </w:r>
    </w:p>
    <w:p w:rsidRPr="00662C0C" w:rsidR="005E5BE0" w:rsidRDefault="007B42CC" w14:paraId="5CAF9612" w14:textId="77777777">
      <w:pPr>
        <w:numPr>
          <w:ilvl w:val="0"/>
          <w:numId w:val="5"/>
        </w:numPr>
        <w:spacing w:before="240"/>
        <w:jc w:val="both"/>
        <w:rPr>
          <w:rFonts w:ascii="Segoe UI" w:hAnsi="Segoe UI" w:eastAsia="Times New Roman" w:cs="Segoe UI"/>
          <w:sz w:val="24"/>
          <w:szCs w:val="24"/>
        </w:rPr>
      </w:pPr>
      <w:r w:rsidRPr="00662C0C">
        <w:rPr>
          <w:rFonts w:ascii="Segoe UI" w:hAnsi="Segoe UI" w:eastAsia="Times New Roman" w:cs="Segoe UI"/>
          <w:sz w:val="24"/>
          <w:szCs w:val="24"/>
        </w:rPr>
        <w:t xml:space="preserve"> Surface Water Sources</w:t>
      </w:r>
    </w:p>
    <w:p w:rsidRPr="00662C0C" w:rsidR="005E5BE0" w:rsidRDefault="007B42CC" w14:paraId="571D29B2" w14:textId="77777777">
      <w:pPr>
        <w:numPr>
          <w:ilvl w:val="0"/>
          <w:numId w:val="5"/>
        </w:numPr>
        <w:spacing w:after="240"/>
        <w:jc w:val="both"/>
        <w:rPr>
          <w:rFonts w:ascii="Segoe UI" w:hAnsi="Segoe UI" w:eastAsia="Times New Roman" w:cs="Segoe UI"/>
          <w:sz w:val="24"/>
          <w:szCs w:val="24"/>
        </w:rPr>
      </w:pPr>
      <w:r w:rsidRPr="00662C0C">
        <w:rPr>
          <w:rFonts w:ascii="Segoe UI" w:hAnsi="Segoe UI" w:eastAsia="Times New Roman" w:cs="Segoe UI"/>
          <w:sz w:val="24"/>
          <w:szCs w:val="24"/>
        </w:rPr>
        <w:t>Infrastructure</w:t>
      </w:r>
    </w:p>
    <w:p w:rsidRPr="00662C0C" w:rsidR="005E5BE0" w:rsidRDefault="007B42CC" w14:paraId="14D586DB" w14:textId="77777777">
      <w:pPr>
        <w:spacing w:before="240" w:after="240"/>
        <w:jc w:val="both"/>
        <w:rPr>
          <w:rFonts w:ascii="Segoe UI" w:hAnsi="Segoe UI" w:eastAsia="Times New Roman" w:cs="Segoe UI"/>
          <w:sz w:val="24"/>
          <w:szCs w:val="24"/>
        </w:rPr>
      </w:pPr>
      <w:r w:rsidRPr="00662C0C">
        <w:rPr>
          <w:rFonts w:ascii="Segoe UI" w:hAnsi="Segoe UI" w:eastAsia="Times New Roman" w:cs="Segoe UI"/>
          <w:noProof/>
          <w:sz w:val="24"/>
          <w:szCs w:val="24"/>
        </w:rPr>
        <w:drawing>
          <wp:inline distT="114300" distB="114300" distL="114300" distR="114300" wp14:anchorId="48A97914" wp14:editId="2896DCB8">
            <wp:extent cx="5210175" cy="2714625"/>
            <wp:effectExtent l="0" t="0" r="0" b="0"/>
            <wp:docPr id="42"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40"/>
                    <a:srcRect/>
                    <a:stretch>
                      <a:fillRect/>
                    </a:stretch>
                  </pic:blipFill>
                  <pic:spPr>
                    <a:xfrm>
                      <a:off x="0" y="0"/>
                      <a:ext cx="5210175" cy="2714625"/>
                    </a:xfrm>
                    <a:prstGeom prst="rect">
                      <a:avLst/>
                    </a:prstGeom>
                    <a:ln/>
                  </pic:spPr>
                </pic:pic>
              </a:graphicData>
            </a:graphic>
          </wp:inline>
        </w:drawing>
      </w:r>
    </w:p>
    <w:p w:rsidRPr="00662C0C" w:rsidR="005E5BE0" w:rsidP="00042BB8" w:rsidRDefault="007B42CC" w14:paraId="5EA33654" w14:textId="2743323A">
      <w:pPr>
        <w:spacing w:before="240" w:after="240"/>
        <w:jc w:val="center"/>
        <w:rPr>
          <w:rFonts w:ascii="Segoe UI" w:hAnsi="Segoe UI" w:eastAsia="Times New Roman" w:cs="Segoe UI"/>
          <w:sz w:val="24"/>
          <w:szCs w:val="24"/>
        </w:rPr>
      </w:pPr>
      <w:r w:rsidRPr="00662C0C">
        <w:rPr>
          <w:rFonts w:ascii="Segoe UI" w:hAnsi="Segoe UI" w:eastAsia="Times New Roman" w:cs="Segoe UI"/>
          <w:sz w:val="24"/>
          <w:szCs w:val="24"/>
        </w:rPr>
        <w:t>Figure 37: Previewed “discharge monitoring from SWAT present day, gauging stations and forecast” data</w:t>
      </w:r>
    </w:p>
    <w:p w:rsidRPr="00662C0C" w:rsidR="005E5BE0" w:rsidP="07C805DE" w:rsidRDefault="007B42CC" w14:paraId="36682C40" w14:textId="77777777">
      <w:pPr>
        <w:spacing w:before="240" w:after="240"/>
        <w:jc w:val="both"/>
        <w:rPr>
          <w:rFonts w:ascii="Segoe UI" w:hAnsi="Segoe UI" w:eastAsia="Times New Roman" w:cs="Segoe UI"/>
          <w:sz w:val="24"/>
          <w:szCs w:val="24"/>
          <w:lang w:val="en-US"/>
        </w:rPr>
      </w:pPr>
      <w:r w:rsidRPr="07C805DE">
        <w:rPr>
          <w:rFonts w:ascii="Segoe UI" w:hAnsi="Segoe UI" w:eastAsia="Times New Roman" w:cs="Segoe UI"/>
          <w:sz w:val="24"/>
          <w:szCs w:val="24"/>
          <w:lang w:val="en-US"/>
        </w:rPr>
        <w:t>Users can explore other data in the dataset as deem fit using the same procedure of data display for other datasets.</w:t>
      </w:r>
    </w:p>
    <w:p w:rsidRPr="00662C0C" w:rsidR="005E5BE0" w:rsidRDefault="007B42CC" w14:paraId="55767721" w14:textId="77777777">
      <w:pPr>
        <w:spacing w:before="240" w:after="240"/>
        <w:jc w:val="both"/>
        <w:rPr>
          <w:rFonts w:ascii="Segoe UI" w:hAnsi="Segoe UI" w:eastAsia="Times New Roman" w:cs="Segoe UI"/>
          <w:sz w:val="24"/>
          <w:szCs w:val="24"/>
        </w:rPr>
      </w:pPr>
      <w:r w:rsidRPr="00662C0C">
        <w:rPr>
          <w:rFonts w:ascii="Segoe UI" w:hAnsi="Segoe UI" w:eastAsia="Times New Roman" w:cs="Segoe UI"/>
          <w:noProof/>
          <w:sz w:val="24"/>
          <w:szCs w:val="24"/>
        </w:rPr>
        <w:drawing>
          <wp:inline distT="114300" distB="114300" distL="114300" distR="114300" wp14:anchorId="3E9E3A43" wp14:editId="572DF7C0">
            <wp:extent cx="5734050" cy="3028950"/>
            <wp:effectExtent l="0" t="0" r="0" b="0"/>
            <wp:docPr id="19"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41"/>
                    <a:srcRect/>
                    <a:stretch>
                      <a:fillRect/>
                    </a:stretch>
                  </pic:blipFill>
                  <pic:spPr>
                    <a:xfrm>
                      <a:off x="0" y="0"/>
                      <a:ext cx="5734050" cy="3028950"/>
                    </a:xfrm>
                    <a:prstGeom prst="rect">
                      <a:avLst/>
                    </a:prstGeom>
                    <a:ln/>
                  </pic:spPr>
                </pic:pic>
              </a:graphicData>
            </a:graphic>
          </wp:inline>
        </w:drawing>
      </w:r>
    </w:p>
    <w:p w:rsidRPr="00662C0C" w:rsidR="005E5BE0" w:rsidP="00042BB8" w:rsidRDefault="007B42CC" w14:paraId="3CC50BB3" w14:textId="77777777">
      <w:pPr>
        <w:spacing w:before="240" w:after="240"/>
        <w:jc w:val="center"/>
        <w:rPr>
          <w:rFonts w:ascii="Segoe UI" w:hAnsi="Segoe UI" w:eastAsia="Times New Roman" w:cs="Segoe UI"/>
          <w:sz w:val="24"/>
          <w:szCs w:val="24"/>
        </w:rPr>
      </w:pPr>
      <w:r w:rsidRPr="00662C0C">
        <w:rPr>
          <w:rFonts w:ascii="Segoe UI" w:hAnsi="Segoe UI" w:eastAsia="Times New Roman" w:cs="Segoe UI"/>
          <w:sz w:val="24"/>
          <w:szCs w:val="24"/>
        </w:rPr>
        <w:t>Figure 38: Previewed “</w:t>
      </w:r>
      <w:r w:rsidRPr="00042BB8">
        <w:rPr>
          <w:rFonts w:ascii="Segoe UI" w:hAnsi="Segoe UI" w:eastAsia="Times New Roman" w:cs="Segoe UI"/>
          <w:i/>
          <w:iCs/>
          <w:sz w:val="24"/>
          <w:szCs w:val="24"/>
        </w:rPr>
        <w:t>dam location</w:t>
      </w:r>
      <w:r w:rsidRPr="00662C0C">
        <w:rPr>
          <w:rFonts w:ascii="Segoe UI" w:hAnsi="Segoe UI" w:eastAsia="Times New Roman" w:cs="Segoe UI"/>
          <w:sz w:val="24"/>
          <w:szCs w:val="24"/>
        </w:rPr>
        <w:t>” infrastructure data from the surface water sources dataset</w:t>
      </w:r>
    </w:p>
    <w:p w:rsidRPr="00662C0C" w:rsidR="005E5BE0" w:rsidRDefault="007B42CC" w14:paraId="6E5E9C47" w14:textId="5E1D6F00">
      <w:pPr>
        <w:spacing w:before="240" w:after="240"/>
        <w:jc w:val="both"/>
        <w:rPr>
          <w:rFonts w:ascii="Segoe UI" w:hAnsi="Segoe UI" w:eastAsia="Times New Roman" w:cs="Segoe UI"/>
          <w:sz w:val="24"/>
          <w:szCs w:val="24"/>
        </w:rPr>
      </w:pPr>
      <w:r w:rsidRPr="00662C0C">
        <w:rPr>
          <w:rFonts w:ascii="Segoe UI" w:hAnsi="Segoe UI" w:eastAsia="Times New Roman" w:cs="Segoe UI"/>
          <w:b/>
          <w:sz w:val="24"/>
          <w:szCs w:val="24"/>
        </w:rPr>
        <w:t>Ecosystems:</w:t>
      </w:r>
      <w:r w:rsidRPr="00662C0C">
        <w:rPr>
          <w:rFonts w:ascii="Segoe UI" w:hAnsi="Segoe UI" w:eastAsia="Times New Roman" w:cs="Segoe UI"/>
          <w:sz w:val="24"/>
          <w:szCs w:val="24"/>
        </w:rPr>
        <w:t xml:space="preserve"> This category includes datasets related to the Limpopo River basin's ecosystems:</w:t>
      </w:r>
    </w:p>
    <w:p w:rsidRPr="00662C0C" w:rsidR="005E5BE0" w:rsidRDefault="007B42CC" w14:paraId="3E9E5038" w14:textId="77777777">
      <w:pPr>
        <w:numPr>
          <w:ilvl w:val="0"/>
          <w:numId w:val="7"/>
        </w:numPr>
        <w:spacing w:before="240"/>
        <w:jc w:val="both"/>
        <w:rPr>
          <w:rFonts w:ascii="Segoe UI" w:hAnsi="Segoe UI" w:eastAsia="Times New Roman" w:cs="Segoe UI"/>
          <w:sz w:val="24"/>
          <w:szCs w:val="24"/>
        </w:rPr>
      </w:pPr>
      <w:r w:rsidRPr="00662C0C">
        <w:rPr>
          <w:rFonts w:ascii="Segoe UI" w:hAnsi="Segoe UI" w:eastAsia="Times New Roman" w:cs="Segoe UI"/>
          <w:sz w:val="24"/>
          <w:szCs w:val="24"/>
        </w:rPr>
        <w:t>E-flow Regions: Data showing various ecological flow regions.</w:t>
      </w:r>
    </w:p>
    <w:p w:rsidRPr="00662C0C" w:rsidR="005E5BE0" w:rsidRDefault="007B42CC" w14:paraId="5A785B12" w14:textId="77777777">
      <w:pPr>
        <w:numPr>
          <w:ilvl w:val="0"/>
          <w:numId w:val="7"/>
        </w:numPr>
        <w:jc w:val="both"/>
        <w:rPr>
          <w:rFonts w:ascii="Segoe UI" w:hAnsi="Segoe UI" w:eastAsia="Times New Roman" w:cs="Segoe UI"/>
          <w:sz w:val="24"/>
          <w:szCs w:val="24"/>
        </w:rPr>
      </w:pPr>
      <w:r w:rsidRPr="00662C0C">
        <w:rPr>
          <w:rFonts w:ascii="Segoe UI" w:hAnsi="Segoe UI" w:eastAsia="Times New Roman" w:cs="Segoe UI"/>
          <w:sz w:val="24"/>
          <w:szCs w:val="24"/>
        </w:rPr>
        <w:t>E-flow Monitoring and Forecasting: Information on current and forecasted ecological flows.</w:t>
      </w:r>
    </w:p>
    <w:p w:rsidRPr="00662C0C" w:rsidR="005E5BE0" w:rsidP="07C805DE" w:rsidRDefault="007B42CC" w14:paraId="564A9C80" w14:textId="77777777">
      <w:pPr>
        <w:numPr>
          <w:ilvl w:val="0"/>
          <w:numId w:val="7"/>
        </w:numPr>
        <w:jc w:val="both"/>
        <w:rPr>
          <w:rFonts w:ascii="Segoe UI" w:hAnsi="Segoe UI" w:eastAsia="Times New Roman" w:cs="Segoe UI"/>
          <w:sz w:val="24"/>
          <w:szCs w:val="24"/>
          <w:lang w:val="en-US"/>
        </w:rPr>
      </w:pPr>
      <w:r w:rsidRPr="07C805DE">
        <w:rPr>
          <w:rFonts w:ascii="Segoe UI" w:hAnsi="Segoe UI" w:eastAsia="Times New Roman" w:cs="Segoe UI"/>
          <w:sz w:val="24"/>
          <w:szCs w:val="24"/>
          <w:lang w:val="en-US"/>
        </w:rPr>
        <w:t>E-flow Alert Levels: Data indicating different levels of ecological flow alerts.</w:t>
      </w:r>
    </w:p>
    <w:p w:rsidRPr="00662C0C" w:rsidR="005E5BE0" w:rsidRDefault="007B42CC" w14:paraId="0762C7F9" w14:textId="77777777">
      <w:pPr>
        <w:numPr>
          <w:ilvl w:val="0"/>
          <w:numId w:val="7"/>
        </w:numPr>
        <w:jc w:val="both"/>
        <w:rPr>
          <w:rFonts w:ascii="Segoe UI" w:hAnsi="Segoe UI" w:eastAsia="Times New Roman" w:cs="Segoe UI"/>
          <w:sz w:val="24"/>
          <w:szCs w:val="24"/>
        </w:rPr>
      </w:pPr>
      <w:r w:rsidRPr="00662C0C">
        <w:rPr>
          <w:rFonts w:ascii="Segoe UI" w:hAnsi="Segoe UI" w:eastAsia="Times New Roman" w:cs="Segoe UI"/>
          <w:sz w:val="24"/>
          <w:szCs w:val="24"/>
        </w:rPr>
        <w:t>SWAT Incremental Contributions: Details on incremental contributions from the SWAT model.</w:t>
      </w:r>
    </w:p>
    <w:p w:rsidRPr="00662C0C" w:rsidR="005E5BE0" w:rsidRDefault="007B42CC" w14:paraId="739E5D64" w14:textId="77777777">
      <w:pPr>
        <w:numPr>
          <w:ilvl w:val="0"/>
          <w:numId w:val="7"/>
        </w:numPr>
        <w:spacing w:after="240"/>
        <w:jc w:val="both"/>
        <w:rPr>
          <w:rFonts w:ascii="Segoe UI" w:hAnsi="Segoe UI" w:eastAsia="Times New Roman" w:cs="Segoe UI"/>
          <w:sz w:val="24"/>
          <w:szCs w:val="24"/>
        </w:rPr>
      </w:pPr>
      <w:r w:rsidRPr="00662C0C">
        <w:rPr>
          <w:rFonts w:ascii="Segoe UI" w:hAnsi="Segoe UI" w:eastAsia="Times New Roman" w:cs="Segoe UI"/>
          <w:sz w:val="24"/>
          <w:szCs w:val="24"/>
        </w:rPr>
        <w:t>E-flow Warnings: Alerts related to ecological flow conditions.</w:t>
      </w:r>
    </w:p>
    <w:p w:rsidRPr="00662C0C" w:rsidR="005E5BE0" w:rsidRDefault="007B42CC" w14:paraId="1D71BF8A" w14:textId="77777777">
      <w:pPr>
        <w:spacing w:before="240" w:after="240"/>
        <w:jc w:val="both"/>
        <w:rPr>
          <w:rFonts w:ascii="Segoe UI" w:hAnsi="Segoe UI" w:eastAsia="Times New Roman" w:cs="Segoe UI"/>
          <w:b/>
          <w:sz w:val="24"/>
          <w:szCs w:val="24"/>
        </w:rPr>
      </w:pPr>
      <w:r w:rsidRPr="00662C0C">
        <w:rPr>
          <w:rFonts w:ascii="Segoe UI" w:hAnsi="Segoe UI" w:eastAsia="Times New Roman" w:cs="Segoe UI"/>
          <w:sz w:val="24"/>
          <w:szCs w:val="24"/>
        </w:rPr>
        <w:t>Users can explore and preview each dataset as needed.</w:t>
      </w:r>
    </w:p>
    <w:p w:rsidRPr="00662C0C" w:rsidR="005E5BE0" w:rsidRDefault="007B42CC" w14:paraId="2FCDCE80" w14:textId="77777777">
      <w:pPr>
        <w:spacing w:before="240" w:after="240"/>
        <w:jc w:val="both"/>
        <w:rPr>
          <w:rFonts w:ascii="Segoe UI" w:hAnsi="Segoe UI" w:eastAsia="Times New Roman" w:cs="Segoe UI"/>
          <w:sz w:val="24"/>
          <w:szCs w:val="24"/>
        </w:rPr>
      </w:pPr>
      <w:r w:rsidRPr="00662C0C">
        <w:rPr>
          <w:rFonts w:ascii="Segoe UI" w:hAnsi="Segoe UI" w:eastAsia="Times New Roman" w:cs="Segoe UI"/>
          <w:noProof/>
          <w:sz w:val="24"/>
          <w:szCs w:val="24"/>
        </w:rPr>
        <w:drawing>
          <wp:inline distT="114300" distB="114300" distL="114300" distR="114300" wp14:anchorId="198671AB" wp14:editId="55C37CB2">
            <wp:extent cx="5734050" cy="3009900"/>
            <wp:effectExtent l="0" t="0" r="0" b="0"/>
            <wp:docPr id="60"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42"/>
                    <a:srcRect/>
                    <a:stretch>
                      <a:fillRect/>
                    </a:stretch>
                  </pic:blipFill>
                  <pic:spPr>
                    <a:xfrm>
                      <a:off x="0" y="0"/>
                      <a:ext cx="5734050" cy="3009900"/>
                    </a:xfrm>
                    <a:prstGeom prst="rect">
                      <a:avLst/>
                    </a:prstGeom>
                    <a:ln/>
                  </pic:spPr>
                </pic:pic>
              </a:graphicData>
            </a:graphic>
          </wp:inline>
        </w:drawing>
      </w:r>
    </w:p>
    <w:p w:rsidRPr="00662C0C" w:rsidR="005E5BE0" w:rsidP="07C805DE" w:rsidRDefault="007B42CC" w14:paraId="0577D547" w14:textId="77777777">
      <w:pPr>
        <w:spacing w:before="240" w:after="240"/>
        <w:jc w:val="center"/>
        <w:rPr>
          <w:rFonts w:ascii="Segoe UI" w:hAnsi="Segoe UI" w:eastAsia="Times New Roman" w:cs="Segoe UI"/>
          <w:sz w:val="24"/>
          <w:szCs w:val="24"/>
          <w:lang w:val="en-US"/>
        </w:rPr>
      </w:pPr>
      <w:r w:rsidRPr="07C805DE">
        <w:rPr>
          <w:rFonts w:ascii="Segoe UI" w:hAnsi="Segoe UI" w:eastAsia="Times New Roman" w:cs="Segoe UI"/>
          <w:sz w:val="24"/>
          <w:szCs w:val="24"/>
          <w:lang w:val="en-US"/>
        </w:rPr>
        <w:t>Figure 39: E-flow monitoring and forecasting data previewed from the Ecosystems datasets</w:t>
      </w:r>
    </w:p>
    <w:p w:rsidRPr="00662C0C" w:rsidR="005E5BE0" w:rsidP="07C805DE" w:rsidRDefault="007B42CC" w14:paraId="613DB0ED" w14:textId="77777777">
      <w:pPr>
        <w:spacing w:before="240" w:after="240"/>
        <w:jc w:val="both"/>
        <w:rPr>
          <w:rFonts w:ascii="Segoe UI" w:hAnsi="Segoe UI" w:eastAsia="Times New Roman" w:cs="Segoe UI"/>
          <w:sz w:val="24"/>
          <w:szCs w:val="24"/>
          <w:lang w:val="en-US"/>
        </w:rPr>
      </w:pPr>
      <w:r w:rsidRPr="07C805DE">
        <w:rPr>
          <w:rFonts w:ascii="Segoe UI" w:hAnsi="Segoe UI" w:eastAsia="Times New Roman" w:cs="Segoe UI"/>
          <w:b/>
          <w:bCs/>
          <w:sz w:val="24"/>
          <w:szCs w:val="24"/>
          <w:lang w:val="en-US"/>
        </w:rPr>
        <w:t>Satellite Images</w:t>
      </w:r>
      <w:r w:rsidRPr="07C805DE">
        <w:rPr>
          <w:rFonts w:ascii="Segoe UI" w:hAnsi="Segoe UI" w:eastAsia="Times New Roman" w:cs="Segoe UI"/>
          <w:sz w:val="24"/>
          <w:szCs w:val="24"/>
          <w:lang w:val="en-US"/>
        </w:rPr>
        <w:t xml:space="preserve">: Access to satellite imagery data for remote sensing and environmental monitoring. The data include, Rolling Monthly GeoMAD (Sentinel-2) and Water Observations from Space all-time summary. </w:t>
      </w:r>
    </w:p>
    <w:p w:rsidRPr="00662C0C" w:rsidR="005E5BE0" w:rsidRDefault="007B42CC" w14:paraId="16B94D6A" w14:textId="77777777">
      <w:pPr>
        <w:spacing w:before="240" w:after="240"/>
        <w:jc w:val="both"/>
        <w:rPr>
          <w:rFonts w:ascii="Segoe UI" w:hAnsi="Segoe UI" w:eastAsia="Times New Roman" w:cs="Segoe UI"/>
          <w:sz w:val="24"/>
          <w:szCs w:val="24"/>
        </w:rPr>
      </w:pPr>
      <w:r w:rsidRPr="00662C0C">
        <w:rPr>
          <w:rFonts w:ascii="Segoe UI" w:hAnsi="Segoe UI" w:eastAsia="Times New Roman" w:cs="Segoe UI"/>
          <w:noProof/>
          <w:sz w:val="24"/>
          <w:szCs w:val="24"/>
        </w:rPr>
        <w:drawing>
          <wp:inline distT="114300" distB="114300" distL="114300" distR="114300" wp14:anchorId="47938EC2" wp14:editId="02D87701">
            <wp:extent cx="5734050" cy="2676525"/>
            <wp:effectExtent l="0" t="0" r="0" b="0"/>
            <wp:docPr id="51" name="image60.png"/>
            <wp:cNvGraphicFramePr/>
            <a:graphic xmlns:a="http://schemas.openxmlformats.org/drawingml/2006/main">
              <a:graphicData uri="http://schemas.openxmlformats.org/drawingml/2006/picture">
                <pic:pic xmlns:pic="http://schemas.openxmlformats.org/drawingml/2006/picture">
                  <pic:nvPicPr>
                    <pic:cNvPr id="0" name="image60.png"/>
                    <pic:cNvPicPr preferRelativeResize="0"/>
                  </pic:nvPicPr>
                  <pic:blipFill>
                    <a:blip r:embed="rId43"/>
                    <a:srcRect/>
                    <a:stretch>
                      <a:fillRect/>
                    </a:stretch>
                  </pic:blipFill>
                  <pic:spPr>
                    <a:xfrm>
                      <a:off x="0" y="0"/>
                      <a:ext cx="5734050" cy="2676525"/>
                    </a:xfrm>
                    <a:prstGeom prst="rect">
                      <a:avLst/>
                    </a:prstGeom>
                    <a:ln/>
                  </pic:spPr>
                </pic:pic>
              </a:graphicData>
            </a:graphic>
          </wp:inline>
        </w:drawing>
      </w:r>
    </w:p>
    <w:p w:rsidRPr="00662C0C" w:rsidR="005E5BE0" w:rsidP="07C805DE" w:rsidRDefault="007B42CC" w14:paraId="5DDBA2C3" w14:textId="2A384A4A">
      <w:pPr>
        <w:shd w:val="clear" w:color="auto" w:fill="FFFFFF" w:themeFill="background1"/>
        <w:spacing w:before="120" w:after="120"/>
        <w:jc w:val="center"/>
        <w:rPr>
          <w:rFonts w:ascii="Segoe UI" w:hAnsi="Segoe UI" w:eastAsia="Times New Roman" w:cs="Segoe UI"/>
          <w:sz w:val="24"/>
          <w:szCs w:val="24"/>
          <w:lang w:val="en-US"/>
        </w:rPr>
      </w:pPr>
      <w:r w:rsidRPr="07C805DE">
        <w:rPr>
          <w:rFonts w:ascii="Segoe UI" w:hAnsi="Segoe UI" w:eastAsia="Times New Roman" w:cs="Segoe UI"/>
          <w:sz w:val="24"/>
          <w:szCs w:val="24"/>
          <w:lang w:val="en-US"/>
        </w:rPr>
        <w:t>Figure 40: Rolling Monthly GeoMAD (Sentinel-2) imagery/data from the Satellite images dataset</w:t>
      </w:r>
    </w:p>
    <w:p w:rsidRPr="00662C0C" w:rsidR="005E5BE0" w:rsidRDefault="007B42CC" w14:paraId="4E000913" w14:textId="77777777">
      <w:pPr>
        <w:spacing w:before="240" w:after="240"/>
        <w:jc w:val="both"/>
        <w:rPr>
          <w:rFonts w:ascii="Segoe UI" w:hAnsi="Segoe UI" w:eastAsia="Times New Roman" w:cs="Segoe UI"/>
          <w:b/>
          <w:sz w:val="24"/>
          <w:szCs w:val="24"/>
        </w:rPr>
      </w:pPr>
      <w:r w:rsidRPr="00662C0C">
        <w:rPr>
          <w:rFonts w:ascii="Segoe UI" w:hAnsi="Segoe UI" w:eastAsia="Times New Roman" w:cs="Segoe UI"/>
          <w:b/>
          <w:sz w:val="24"/>
          <w:szCs w:val="24"/>
        </w:rPr>
        <w:t>3.4.2.1.3 Navigating the Data</w:t>
      </w:r>
    </w:p>
    <w:p w:rsidRPr="00662C0C" w:rsidR="005E5BE0" w:rsidRDefault="007B42CC" w14:paraId="72690FDE" w14:textId="77777777">
      <w:pPr>
        <w:spacing w:before="240" w:after="240"/>
        <w:jc w:val="both"/>
        <w:rPr>
          <w:rFonts w:ascii="Segoe UI" w:hAnsi="Segoe UI" w:eastAsia="Times New Roman" w:cs="Segoe UI"/>
          <w:sz w:val="24"/>
          <w:szCs w:val="24"/>
        </w:rPr>
      </w:pPr>
      <w:r w:rsidRPr="00662C0C">
        <w:rPr>
          <w:rFonts w:ascii="Segoe UI" w:hAnsi="Segoe UI" w:eastAsia="Times New Roman" w:cs="Segoe UI"/>
          <w:sz w:val="24"/>
          <w:szCs w:val="24"/>
        </w:rPr>
        <w:t>Once a dataset is added to the map, it appears in the Workbench for further manipulation. Users can adjust the visibility, opacity, and compare different datasets using the available tools. The platform supports both 2D and 3D visualizations, depending on the dataset’s nature and the user’s requirements.</w:t>
      </w:r>
    </w:p>
    <w:p w:rsidRPr="00662C0C" w:rsidR="005E5BE0" w:rsidP="00042BB8" w:rsidRDefault="007B42CC" w14:paraId="43929C0D" w14:textId="3422E1D2">
      <w:pPr>
        <w:spacing w:before="240" w:after="240"/>
        <w:jc w:val="center"/>
        <w:rPr>
          <w:rFonts w:ascii="Segoe UI" w:hAnsi="Segoe UI" w:eastAsia="Times New Roman" w:cs="Segoe UI"/>
          <w:sz w:val="24"/>
          <w:szCs w:val="24"/>
        </w:rPr>
      </w:pPr>
      <w:r w:rsidRPr="00662C0C">
        <w:rPr>
          <w:rFonts w:ascii="Segoe UI" w:hAnsi="Segoe UI" w:eastAsia="Times New Roman" w:cs="Segoe UI"/>
          <w:b/>
          <w:noProof/>
          <w:sz w:val="24"/>
          <w:szCs w:val="24"/>
          <w:u w:val="single"/>
        </w:rPr>
        <w:drawing>
          <wp:inline distT="114300" distB="114300" distL="114300" distR="114300" wp14:anchorId="455A22A0" wp14:editId="2DEF35FC">
            <wp:extent cx="5734050" cy="2695575"/>
            <wp:effectExtent l="0" t="0" r="0" b="0"/>
            <wp:docPr id="26"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44"/>
                    <a:srcRect/>
                    <a:stretch>
                      <a:fillRect/>
                    </a:stretch>
                  </pic:blipFill>
                  <pic:spPr>
                    <a:xfrm>
                      <a:off x="0" y="0"/>
                      <a:ext cx="5734050" cy="2695575"/>
                    </a:xfrm>
                    <a:prstGeom prst="rect">
                      <a:avLst/>
                    </a:prstGeom>
                    <a:ln/>
                  </pic:spPr>
                </pic:pic>
              </a:graphicData>
            </a:graphic>
          </wp:inline>
        </w:drawing>
      </w:r>
      <w:r w:rsidRPr="00662C0C">
        <w:rPr>
          <w:rFonts w:ascii="Segoe UI" w:hAnsi="Segoe UI" w:eastAsia="Times New Roman" w:cs="Segoe UI"/>
          <w:sz w:val="24"/>
          <w:szCs w:val="24"/>
        </w:rPr>
        <w:t xml:space="preserve">Figure </w:t>
      </w:r>
      <w:r w:rsidR="00042BB8">
        <w:rPr>
          <w:rFonts w:ascii="Segoe UI" w:hAnsi="Segoe UI" w:eastAsia="Times New Roman" w:cs="Segoe UI"/>
          <w:sz w:val="24"/>
          <w:szCs w:val="24"/>
        </w:rPr>
        <w:t>41</w:t>
      </w:r>
      <w:r w:rsidRPr="00662C0C">
        <w:rPr>
          <w:rFonts w:ascii="Segoe UI" w:hAnsi="Segoe UI" w:eastAsia="Times New Roman" w:cs="Segoe UI"/>
          <w:sz w:val="24"/>
          <w:szCs w:val="24"/>
        </w:rPr>
        <w:t>: Workbench and data preview of the selected data</w:t>
      </w:r>
    </w:p>
    <w:p w:rsidRPr="00662C0C" w:rsidR="005E5BE0" w:rsidRDefault="007B42CC" w14:paraId="6A7987D8" w14:textId="77777777">
      <w:pPr>
        <w:spacing w:before="240" w:after="240"/>
        <w:jc w:val="both"/>
        <w:rPr>
          <w:rFonts w:ascii="Segoe UI" w:hAnsi="Segoe UI" w:eastAsia="Times New Roman" w:cs="Segoe UI"/>
          <w:sz w:val="24"/>
          <w:szCs w:val="24"/>
        </w:rPr>
      </w:pPr>
      <w:r w:rsidRPr="00662C0C">
        <w:rPr>
          <w:rFonts w:ascii="Segoe UI" w:hAnsi="Segoe UI" w:eastAsia="Times New Roman" w:cs="Segoe UI"/>
          <w:noProof/>
          <w:sz w:val="24"/>
          <w:szCs w:val="24"/>
        </w:rPr>
        <w:drawing>
          <wp:inline distT="114300" distB="114300" distL="114300" distR="114300" wp14:anchorId="4CF6D791" wp14:editId="34B8B968">
            <wp:extent cx="5734050" cy="2695575"/>
            <wp:effectExtent l="0" t="0" r="0" b="0"/>
            <wp:docPr id="56"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45"/>
                    <a:srcRect/>
                    <a:stretch>
                      <a:fillRect/>
                    </a:stretch>
                  </pic:blipFill>
                  <pic:spPr>
                    <a:xfrm>
                      <a:off x="0" y="0"/>
                      <a:ext cx="5734050" cy="2695575"/>
                    </a:xfrm>
                    <a:prstGeom prst="rect">
                      <a:avLst/>
                    </a:prstGeom>
                    <a:ln/>
                  </pic:spPr>
                </pic:pic>
              </a:graphicData>
            </a:graphic>
          </wp:inline>
        </w:drawing>
      </w:r>
    </w:p>
    <w:p w:rsidRPr="00662C0C" w:rsidR="005E5BE0" w:rsidP="00042BB8" w:rsidRDefault="007B42CC" w14:paraId="535D639A" w14:textId="14230176">
      <w:pPr>
        <w:spacing w:before="240" w:after="240"/>
        <w:jc w:val="center"/>
        <w:rPr>
          <w:rFonts w:ascii="Segoe UI" w:hAnsi="Segoe UI" w:eastAsia="Times New Roman" w:cs="Segoe UI"/>
          <w:sz w:val="24"/>
          <w:szCs w:val="24"/>
        </w:rPr>
      </w:pPr>
      <w:r w:rsidRPr="00662C0C">
        <w:rPr>
          <w:rFonts w:ascii="Segoe UI" w:hAnsi="Segoe UI" w:eastAsia="Times New Roman" w:cs="Segoe UI"/>
          <w:sz w:val="24"/>
          <w:szCs w:val="24"/>
        </w:rPr>
        <w:t xml:space="preserve">Figure </w:t>
      </w:r>
      <w:r w:rsidR="00042BB8">
        <w:rPr>
          <w:rFonts w:ascii="Segoe UI" w:hAnsi="Segoe UI" w:eastAsia="Times New Roman" w:cs="Segoe UI"/>
          <w:sz w:val="24"/>
          <w:szCs w:val="24"/>
        </w:rPr>
        <w:t>42</w:t>
      </w:r>
      <w:r w:rsidRPr="00662C0C">
        <w:rPr>
          <w:rFonts w:ascii="Segoe UI" w:hAnsi="Segoe UI" w:eastAsia="Times New Roman" w:cs="Segoe UI"/>
          <w:sz w:val="24"/>
          <w:szCs w:val="24"/>
        </w:rPr>
        <w:t>: Display of the clip model feature of the explored data</w:t>
      </w:r>
    </w:p>
    <w:p w:rsidRPr="00042BB8" w:rsidR="005E5BE0" w:rsidRDefault="007B42CC" w14:paraId="40C2E7A2" w14:textId="77777777">
      <w:pPr>
        <w:spacing w:before="240" w:after="240"/>
        <w:jc w:val="both"/>
        <w:rPr>
          <w:rFonts w:ascii="Segoe UI" w:hAnsi="Segoe UI" w:eastAsia="Times New Roman" w:cs="Segoe UI"/>
          <w:b/>
          <w:bCs/>
          <w:sz w:val="24"/>
          <w:szCs w:val="24"/>
        </w:rPr>
      </w:pPr>
      <w:r w:rsidRPr="00042BB8">
        <w:rPr>
          <w:rFonts w:ascii="Segoe UI" w:hAnsi="Segoe UI" w:eastAsia="Times New Roman" w:cs="Segoe UI"/>
          <w:b/>
          <w:bCs/>
          <w:sz w:val="24"/>
          <w:szCs w:val="24"/>
        </w:rPr>
        <w:t>Graphics Description</w:t>
      </w:r>
    </w:p>
    <w:p w:rsidRPr="00662C0C" w:rsidR="005E5BE0" w:rsidRDefault="007B42CC" w14:paraId="103CFFC8" w14:textId="77777777">
      <w:pPr>
        <w:spacing w:before="240" w:after="240"/>
        <w:jc w:val="both"/>
        <w:rPr>
          <w:rFonts w:ascii="Segoe UI" w:hAnsi="Segoe UI" w:eastAsia="Times New Roman" w:cs="Segoe UI"/>
          <w:sz w:val="24"/>
          <w:szCs w:val="24"/>
        </w:rPr>
      </w:pPr>
      <w:r w:rsidRPr="00662C0C">
        <w:rPr>
          <w:rFonts w:ascii="Segoe UI" w:hAnsi="Segoe UI" w:eastAsia="Times New Roman" w:cs="Segoe UI"/>
          <w:sz w:val="24"/>
          <w:szCs w:val="24"/>
        </w:rPr>
        <w:t>The 3D point data includes advanced tools:</w:t>
      </w:r>
    </w:p>
    <w:p w:rsidRPr="00662C0C" w:rsidR="005E5BE0" w:rsidRDefault="007B42CC" w14:paraId="0F2D4B8A" w14:textId="77777777">
      <w:pPr>
        <w:numPr>
          <w:ilvl w:val="0"/>
          <w:numId w:val="25"/>
        </w:numPr>
        <w:spacing w:before="240"/>
        <w:jc w:val="both"/>
        <w:rPr>
          <w:rFonts w:ascii="Segoe UI" w:hAnsi="Segoe UI" w:eastAsia="Times New Roman" w:cs="Segoe UI"/>
          <w:sz w:val="24"/>
          <w:szCs w:val="24"/>
        </w:rPr>
      </w:pPr>
      <w:r w:rsidRPr="00662C0C">
        <w:rPr>
          <w:rFonts w:ascii="Segoe UI" w:hAnsi="Segoe UI" w:eastAsia="Times New Roman" w:cs="Segoe UI"/>
          <w:b/>
          <w:sz w:val="24"/>
          <w:szCs w:val="24"/>
        </w:rPr>
        <w:t>Shadows</w:t>
      </w:r>
      <w:r w:rsidRPr="00662C0C">
        <w:rPr>
          <w:rFonts w:ascii="Segoe UI" w:hAnsi="Segoe UI" w:eastAsia="Times New Roman" w:cs="Segoe UI"/>
          <w:sz w:val="24"/>
          <w:szCs w:val="24"/>
        </w:rPr>
        <w:t>: Options for casting only, receiving only, or both casting and receiving shadows.</w:t>
      </w:r>
    </w:p>
    <w:p w:rsidRPr="00662C0C" w:rsidR="005E5BE0" w:rsidRDefault="007B42CC" w14:paraId="57B7A33B" w14:textId="77777777">
      <w:pPr>
        <w:numPr>
          <w:ilvl w:val="0"/>
          <w:numId w:val="25"/>
        </w:numPr>
        <w:spacing w:after="240"/>
        <w:jc w:val="both"/>
        <w:rPr>
          <w:rFonts w:ascii="Segoe UI" w:hAnsi="Segoe UI" w:eastAsia="Times New Roman" w:cs="Segoe UI"/>
          <w:sz w:val="24"/>
          <w:szCs w:val="24"/>
        </w:rPr>
      </w:pPr>
      <w:r w:rsidRPr="00662C0C">
        <w:rPr>
          <w:rFonts w:ascii="Segoe UI" w:hAnsi="Segoe UI" w:eastAsia="Times New Roman" w:cs="Segoe UI"/>
          <w:b/>
          <w:sz w:val="24"/>
          <w:szCs w:val="24"/>
        </w:rPr>
        <w:t>Clip Model</w:t>
      </w:r>
      <w:r w:rsidRPr="00662C0C">
        <w:rPr>
          <w:rFonts w:ascii="Segoe UI" w:hAnsi="Segoe UI" w:eastAsia="Times New Roman" w:cs="Segoe UI"/>
          <w:sz w:val="24"/>
          <w:szCs w:val="24"/>
        </w:rPr>
        <w:t>: A feature that allows users to clip data inside or outside a box, zoom into the box, and reposition it.</w:t>
      </w:r>
    </w:p>
    <w:p w:rsidRPr="00662C0C" w:rsidR="005E5BE0" w:rsidP="07C805DE" w:rsidRDefault="007B42CC" w14:paraId="3AFDEDD1" w14:textId="77777777">
      <w:pPr>
        <w:spacing w:before="240" w:after="240"/>
        <w:jc w:val="both"/>
        <w:rPr>
          <w:rFonts w:ascii="Segoe UI" w:hAnsi="Segoe UI" w:eastAsia="Times New Roman" w:cs="Segoe UI"/>
          <w:sz w:val="24"/>
          <w:szCs w:val="24"/>
          <w:lang w:val="en-US"/>
        </w:rPr>
      </w:pPr>
      <w:r w:rsidRPr="07C805DE">
        <w:rPr>
          <w:rFonts w:ascii="Segoe UI" w:hAnsi="Segoe UI" w:eastAsia="Times New Roman" w:cs="Segoe UI"/>
          <w:b/>
          <w:bCs/>
          <w:sz w:val="24"/>
          <w:szCs w:val="24"/>
          <w:lang w:val="en-US"/>
        </w:rPr>
        <w:t xml:space="preserve">3.4.2.1.4 The Feature Information icon: </w:t>
      </w:r>
      <w:r w:rsidRPr="07C805DE">
        <w:rPr>
          <w:rFonts w:ascii="Segoe UI" w:hAnsi="Segoe UI" w:eastAsia="Times New Roman" w:cs="Segoe UI"/>
          <w:sz w:val="24"/>
          <w:szCs w:val="24"/>
          <w:lang w:val="en-US"/>
        </w:rPr>
        <w:t xml:space="preserve">This section provides details about specific data points on the map. This feature allows users to access and export detailed information about specific locations directly from the map.  </w:t>
      </w:r>
    </w:p>
    <w:p w:rsidRPr="00662C0C" w:rsidR="005E5BE0" w:rsidRDefault="007B42CC" w14:paraId="3A994D88" w14:textId="77777777">
      <w:pPr>
        <w:spacing w:before="240" w:after="240"/>
        <w:jc w:val="both"/>
        <w:rPr>
          <w:rFonts w:ascii="Segoe UI" w:hAnsi="Segoe UI" w:eastAsia="Times New Roman" w:cs="Segoe UI"/>
          <w:sz w:val="24"/>
          <w:szCs w:val="24"/>
        </w:rPr>
      </w:pPr>
      <w:r w:rsidRPr="00662C0C">
        <w:rPr>
          <w:rFonts w:ascii="Segoe UI" w:hAnsi="Segoe UI" w:eastAsia="Times New Roman" w:cs="Segoe UI"/>
          <w:noProof/>
          <w:sz w:val="24"/>
          <w:szCs w:val="24"/>
        </w:rPr>
        <w:drawing>
          <wp:inline distT="114300" distB="114300" distL="114300" distR="114300" wp14:anchorId="2DAD9B8E" wp14:editId="78356914">
            <wp:extent cx="5734050" cy="2695575"/>
            <wp:effectExtent l="0" t="0" r="0" b="0"/>
            <wp:docPr id="33"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46"/>
                    <a:srcRect/>
                    <a:stretch>
                      <a:fillRect/>
                    </a:stretch>
                  </pic:blipFill>
                  <pic:spPr>
                    <a:xfrm>
                      <a:off x="0" y="0"/>
                      <a:ext cx="5734050" cy="2695575"/>
                    </a:xfrm>
                    <a:prstGeom prst="rect">
                      <a:avLst/>
                    </a:prstGeom>
                    <a:ln/>
                  </pic:spPr>
                </pic:pic>
              </a:graphicData>
            </a:graphic>
          </wp:inline>
        </w:drawing>
      </w:r>
    </w:p>
    <w:p w:rsidRPr="00662C0C" w:rsidR="005E5BE0" w:rsidP="00042BB8" w:rsidRDefault="007B42CC" w14:paraId="264035BF" w14:textId="25CF47F8">
      <w:pPr>
        <w:spacing w:before="240" w:after="240"/>
        <w:jc w:val="center"/>
        <w:rPr>
          <w:rFonts w:ascii="Segoe UI" w:hAnsi="Segoe UI" w:eastAsia="Times New Roman" w:cs="Segoe UI"/>
          <w:sz w:val="24"/>
          <w:szCs w:val="24"/>
        </w:rPr>
      </w:pPr>
      <w:r w:rsidRPr="00662C0C">
        <w:rPr>
          <w:rFonts w:ascii="Segoe UI" w:hAnsi="Segoe UI" w:eastAsia="Times New Roman" w:cs="Segoe UI"/>
          <w:sz w:val="24"/>
          <w:szCs w:val="24"/>
        </w:rPr>
        <w:t xml:space="preserve">Figure </w:t>
      </w:r>
      <w:r w:rsidR="00042BB8">
        <w:rPr>
          <w:rFonts w:ascii="Segoe UI" w:hAnsi="Segoe UI" w:eastAsia="Times New Roman" w:cs="Segoe UI"/>
          <w:sz w:val="24"/>
          <w:szCs w:val="24"/>
        </w:rPr>
        <w:t>43</w:t>
      </w:r>
      <w:r w:rsidRPr="00662C0C">
        <w:rPr>
          <w:rFonts w:ascii="Segoe UI" w:hAnsi="Segoe UI" w:eastAsia="Times New Roman" w:cs="Segoe UI"/>
          <w:sz w:val="24"/>
          <w:szCs w:val="24"/>
        </w:rPr>
        <w:t>: Feature information of explored dam locations dataset displayed</w:t>
      </w:r>
    </w:p>
    <w:p w:rsidRPr="00042BB8" w:rsidR="005E5BE0" w:rsidRDefault="007B42CC" w14:paraId="085AA3FA" w14:textId="77777777">
      <w:pPr>
        <w:spacing w:before="240" w:after="240"/>
        <w:jc w:val="both"/>
        <w:rPr>
          <w:rFonts w:ascii="Segoe UI" w:hAnsi="Segoe UI" w:eastAsia="Times New Roman" w:cs="Segoe UI"/>
          <w:b/>
          <w:bCs/>
          <w:sz w:val="24"/>
          <w:szCs w:val="24"/>
        </w:rPr>
      </w:pPr>
      <w:r w:rsidRPr="00042BB8">
        <w:rPr>
          <w:rFonts w:ascii="Segoe UI" w:hAnsi="Segoe UI" w:eastAsia="Times New Roman" w:cs="Segoe UI"/>
          <w:b/>
          <w:bCs/>
          <w:sz w:val="24"/>
          <w:szCs w:val="24"/>
        </w:rPr>
        <w:t>Graphics description</w:t>
      </w:r>
    </w:p>
    <w:p w:rsidRPr="00662C0C" w:rsidR="005E5BE0" w:rsidRDefault="007B42CC" w14:paraId="18515B28" w14:textId="77777777">
      <w:pPr>
        <w:spacing w:before="240"/>
        <w:jc w:val="both"/>
        <w:rPr>
          <w:rFonts w:ascii="Segoe UI" w:hAnsi="Segoe UI" w:eastAsia="Times New Roman" w:cs="Segoe UI"/>
          <w:sz w:val="24"/>
          <w:szCs w:val="24"/>
        </w:rPr>
      </w:pPr>
      <w:r w:rsidRPr="00662C0C">
        <w:rPr>
          <w:rFonts w:ascii="Segoe UI" w:hAnsi="Segoe UI" w:eastAsia="Times New Roman" w:cs="Segoe UI"/>
          <w:b/>
          <w:sz w:val="24"/>
          <w:szCs w:val="24"/>
        </w:rPr>
        <w:t>Dam Locations - Site Data</w:t>
      </w:r>
      <w:r w:rsidRPr="00662C0C">
        <w:rPr>
          <w:rFonts w:ascii="Segoe UI" w:hAnsi="Segoe UI" w:eastAsia="Times New Roman" w:cs="Segoe UI"/>
          <w:sz w:val="24"/>
          <w:szCs w:val="24"/>
        </w:rPr>
        <w:t>: Displays information about specific dam sites.</w:t>
      </w:r>
    </w:p>
    <w:p w:rsidRPr="00662C0C" w:rsidR="005E5BE0" w:rsidRDefault="007B42CC" w14:paraId="0422BCE4" w14:textId="77777777">
      <w:pPr>
        <w:spacing w:before="240" w:after="240"/>
        <w:jc w:val="both"/>
        <w:rPr>
          <w:rFonts w:ascii="Segoe UI" w:hAnsi="Segoe UI" w:eastAsia="Times New Roman" w:cs="Segoe UI"/>
          <w:sz w:val="24"/>
          <w:szCs w:val="24"/>
        </w:rPr>
      </w:pPr>
      <w:r w:rsidRPr="00662C0C">
        <w:rPr>
          <w:rFonts w:ascii="Segoe UI" w:hAnsi="Segoe UI" w:eastAsia="Times New Roman" w:cs="Segoe UI"/>
          <w:b/>
          <w:sz w:val="24"/>
          <w:szCs w:val="24"/>
        </w:rPr>
        <w:t>Data Download Options</w:t>
      </w:r>
      <w:r w:rsidRPr="00662C0C">
        <w:rPr>
          <w:rFonts w:ascii="Segoe UI" w:hAnsi="Segoe UI" w:eastAsia="Times New Roman" w:cs="Segoe UI"/>
          <w:sz w:val="24"/>
          <w:szCs w:val="24"/>
        </w:rPr>
        <w:t>: Users can download the data table in CSV or JSON formats.</w:t>
      </w:r>
    </w:p>
    <w:p w:rsidRPr="00662C0C" w:rsidR="005E5BE0" w:rsidP="07C805DE" w:rsidRDefault="007B42CC" w14:paraId="43B52283" w14:textId="77777777">
      <w:pPr>
        <w:spacing w:before="240" w:after="240"/>
        <w:jc w:val="both"/>
        <w:rPr>
          <w:rFonts w:ascii="Segoe UI" w:hAnsi="Segoe UI" w:eastAsia="Times New Roman" w:cs="Segoe UI"/>
          <w:sz w:val="24"/>
          <w:szCs w:val="24"/>
          <w:lang w:val="en-US"/>
        </w:rPr>
      </w:pPr>
      <w:r w:rsidRPr="07C805DE">
        <w:rPr>
          <w:rFonts w:ascii="Segoe UI" w:hAnsi="Segoe UI" w:eastAsia="Times New Roman" w:cs="Segoe UI"/>
          <w:b/>
          <w:bCs/>
          <w:sz w:val="24"/>
          <w:szCs w:val="24"/>
          <w:lang w:val="en-US"/>
        </w:rPr>
        <w:t>Show Raw Data</w:t>
      </w:r>
      <w:r w:rsidRPr="07C805DE">
        <w:rPr>
          <w:rFonts w:ascii="Segoe UI" w:hAnsi="Segoe UI" w:eastAsia="Times New Roman" w:cs="Segoe UI"/>
          <w:sz w:val="24"/>
          <w:szCs w:val="24"/>
          <w:lang w:val="en-US"/>
        </w:rPr>
        <w:t>: An option to view the unprocessed data.</w:t>
      </w:r>
    </w:p>
    <w:p w:rsidRPr="00662C0C" w:rsidR="005E5BE0" w:rsidRDefault="007B42CC" w14:paraId="16F9D176" w14:textId="77777777">
      <w:pPr>
        <w:spacing w:before="240" w:after="240"/>
        <w:jc w:val="both"/>
        <w:rPr>
          <w:rFonts w:ascii="Segoe UI" w:hAnsi="Segoe UI" w:eastAsia="Times New Roman" w:cs="Segoe UI"/>
          <w:sz w:val="24"/>
          <w:szCs w:val="24"/>
        </w:rPr>
      </w:pPr>
      <w:r w:rsidRPr="00662C0C">
        <w:rPr>
          <w:rFonts w:ascii="Segoe UI" w:hAnsi="Segoe UI" w:eastAsia="Times New Roman" w:cs="Segoe UI"/>
          <w:sz w:val="24"/>
          <w:szCs w:val="24"/>
        </w:rPr>
        <w:t>The display variable on the data workbench enables users to style and customize data.</w:t>
      </w:r>
    </w:p>
    <w:p w:rsidRPr="00662C0C" w:rsidR="005E5BE0" w:rsidP="07C805DE" w:rsidRDefault="007B42CC" w14:paraId="08E5557E" w14:textId="77777777">
      <w:pPr>
        <w:spacing w:before="240" w:after="240"/>
        <w:jc w:val="both"/>
        <w:rPr>
          <w:rFonts w:ascii="Segoe UI" w:hAnsi="Segoe UI" w:eastAsia="Times New Roman" w:cs="Segoe UI"/>
          <w:sz w:val="24"/>
          <w:szCs w:val="24"/>
          <w:lang w:val="en-US"/>
        </w:rPr>
      </w:pPr>
      <w:r w:rsidRPr="07C805DE">
        <w:rPr>
          <w:rFonts w:ascii="Segoe UI" w:hAnsi="Segoe UI" w:eastAsia="Times New Roman" w:cs="Segoe UI"/>
          <w:sz w:val="24"/>
          <w:szCs w:val="24"/>
          <w:lang w:val="en-US"/>
        </w:rPr>
        <w:t>To further edit style, users can click on the 3 dot icon to access the edit style icon and click done after edit.</w:t>
      </w:r>
    </w:p>
    <w:p w:rsidRPr="00662C0C" w:rsidR="005E5BE0" w:rsidP="00042BB8" w:rsidRDefault="007B42CC" w14:paraId="610D6A09" w14:textId="7FB7CC8B">
      <w:pPr>
        <w:spacing w:before="240" w:after="240"/>
        <w:jc w:val="center"/>
        <w:rPr>
          <w:rFonts w:ascii="Segoe UI" w:hAnsi="Segoe UI" w:eastAsia="Times New Roman" w:cs="Segoe UI"/>
          <w:sz w:val="24"/>
          <w:szCs w:val="24"/>
        </w:rPr>
      </w:pPr>
      <w:r w:rsidRPr="00662C0C">
        <w:rPr>
          <w:rFonts w:ascii="Segoe UI" w:hAnsi="Segoe UI" w:eastAsia="Times New Roman" w:cs="Segoe UI"/>
          <w:noProof/>
          <w:sz w:val="24"/>
          <w:szCs w:val="24"/>
        </w:rPr>
        <w:drawing>
          <wp:inline distT="114300" distB="114300" distL="114300" distR="114300" wp14:anchorId="340D23F2" wp14:editId="7728C22B">
            <wp:extent cx="5734050" cy="2705100"/>
            <wp:effectExtent l="0" t="0" r="0" b="0"/>
            <wp:docPr id="21"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47"/>
                    <a:srcRect/>
                    <a:stretch>
                      <a:fillRect/>
                    </a:stretch>
                  </pic:blipFill>
                  <pic:spPr>
                    <a:xfrm>
                      <a:off x="0" y="0"/>
                      <a:ext cx="5734050" cy="2705100"/>
                    </a:xfrm>
                    <a:prstGeom prst="rect">
                      <a:avLst/>
                    </a:prstGeom>
                    <a:ln/>
                  </pic:spPr>
                </pic:pic>
              </a:graphicData>
            </a:graphic>
          </wp:inline>
        </w:drawing>
      </w:r>
      <w:r w:rsidRPr="00662C0C">
        <w:rPr>
          <w:rFonts w:ascii="Segoe UI" w:hAnsi="Segoe UI" w:eastAsia="Times New Roman" w:cs="Segoe UI"/>
          <w:sz w:val="24"/>
          <w:szCs w:val="24"/>
        </w:rPr>
        <w:t>Figure</w:t>
      </w:r>
      <w:r w:rsidR="00042BB8">
        <w:rPr>
          <w:rFonts w:ascii="Segoe UI" w:hAnsi="Segoe UI" w:eastAsia="Times New Roman" w:cs="Segoe UI"/>
          <w:sz w:val="24"/>
          <w:szCs w:val="24"/>
        </w:rPr>
        <w:t xml:space="preserve"> 44</w:t>
      </w:r>
      <w:r w:rsidRPr="00662C0C">
        <w:rPr>
          <w:rFonts w:ascii="Segoe UI" w:hAnsi="Segoe UI" w:eastAsia="Times New Roman" w:cs="Segoe UI"/>
          <w:sz w:val="24"/>
          <w:szCs w:val="24"/>
        </w:rPr>
        <w:t>: Exploring the features of the E-flow Monitoring and Forecasting dataset</w:t>
      </w:r>
    </w:p>
    <w:p w:rsidRPr="00662C0C" w:rsidR="005E5BE0" w:rsidRDefault="007B42CC" w14:paraId="5AA9BC00" w14:textId="77777777">
      <w:pPr>
        <w:spacing w:before="240" w:after="240"/>
        <w:jc w:val="both"/>
        <w:rPr>
          <w:rFonts w:ascii="Segoe UI" w:hAnsi="Segoe UI" w:eastAsia="Times New Roman" w:cs="Segoe UI"/>
          <w:sz w:val="24"/>
          <w:szCs w:val="24"/>
        </w:rPr>
      </w:pPr>
      <w:r w:rsidRPr="00662C0C">
        <w:rPr>
          <w:rFonts w:ascii="Segoe UI" w:hAnsi="Segoe UI" w:eastAsia="Times New Roman" w:cs="Segoe UI"/>
          <w:noProof/>
          <w:sz w:val="24"/>
          <w:szCs w:val="24"/>
        </w:rPr>
        <w:drawing>
          <wp:inline distT="114300" distB="114300" distL="114300" distR="114300" wp14:anchorId="71ADE1DB" wp14:editId="36BE80AD">
            <wp:extent cx="5734050" cy="2724150"/>
            <wp:effectExtent l="0" t="0" r="0" b="0"/>
            <wp:docPr id="53" name="image59.png"/>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a:blip r:embed="rId48"/>
                    <a:srcRect/>
                    <a:stretch>
                      <a:fillRect/>
                    </a:stretch>
                  </pic:blipFill>
                  <pic:spPr>
                    <a:xfrm>
                      <a:off x="0" y="0"/>
                      <a:ext cx="5734050" cy="2724150"/>
                    </a:xfrm>
                    <a:prstGeom prst="rect">
                      <a:avLst/>
                    </a:prstGeom>
                    <a:ln/>
                  </pic:spPr>
                </pic:pic>
              </a:graphicData>
            </a:graphic>
          </wp:inline>
        </w:drawing>
      </w:r>
    </w:p>
    <w:p w:rsidRPr="00662C0C" w:rsidR="005E5BE0" w:rsidP="00042BB8" w:rsidRDefault="007B42CC" w14:paraId="3C9E38F2" w14:textId="56F1ED68">
      <w:pPr>
        <w:spacing w:before="240" w:after="240"/>
        <w:jc w:val="center"/>
        <w:rPr>
          <w:rFonts w:ascii="Segoe UI" w:hAnsi="Segoe UI" w:eastAsia="Times New Roman" w:cs="Segoe UI"/>
          <w:sz w:val="24"/>
          <w:szCs w:val="24"/>
        </w:rPr>
      </w:pPr>
      <w:r w:rsidRPr="00662C0C">
        <w:rPr>
          <w:rFonts w:ascii="Segoe UI" w:hAnsi="Segoe UI" w:eastAsia="Times New Roman" w:cs="Segoe UI"/>
          <w:sz w:val="24"/>
          <w:szCs w:val="24"/>
        </w:rPr>
        <w:t xml:space="preserve">Figure </w:t>
      </w:r>
      <w:r w:rsidR="00042BB8">
        <w:rPr>
          <w:rFonts w:ascii="Segoe UI" w:hAnsi="Segoe UI" w:eastAsia="Times New Roman" w:cs="Segoe UI"/>
          <w:sz w:val="24"/>
          <w:szCs w:val="24"/>
        </w:rPr>
        <w:t>45</w:t>
      </w:r>
      <w:r w:rsidRPr="00662C0C">
        <w:rPr>
          <w:rFonts w:ascii="Segoe UI" w:hAnsi="Segoe UI" w:eastAsia="Times New Roman" w:cs="Segoe UI"/>
          <w:sz w:val="24"/>
          <w:szCs w:val="24"/>
        </w:rPr>
        <w:t>: Styling of the E-Flow Monitoring and Forecasting dataset</w:t>
      </w:r>
    </w:p>
    <w:p w:rsidRPr="00662C0C" w:rsidR="005E5BE0" w:rsidRDefault="007B42CC" w14:paraId="1CFB79CD" w14:textId="77777777">
      <w:pPr>
        <w:spacing w:before="240" w:after="240"/>
        <w:jc w:val="both"/>
        <w:rPr>
          <w:rFonts w:ascii="Segoe UI" w:hAnsi="Segoe UI" w:eastAsia="Times New Roman" w:cs="Segoe UI"/>
          <w:sz w:val="24"/>
          <w:szCs w:val="24"/>
        </w:rPr>
      </w:pPr>
      <w:r w:rsidRPr="00662C0C">
        <w:rPr>
          <w:rFonts w:ascii="Segoe UI" w:hAnsi="Segoe UI" w:eastAsia="Times New Roman" w:cs="Segoe UI"/>
          <w:noProof/>
          <w:sz w:val="24"/>
          <w:szCs w:val="24"/>
        </w:rPr>
        <w:drawing>
          <wp:inline distT="114300" distB="114300" distL="114300" distR="114300" wp14:anchorId="455B38E6" wp14:editId="57A2B767">
            <wp:extent cx="5734050" cy="2581275"/>
            <wp:effectExtent l="0" t="0" r="0" b="0"/>
            <wp:docPr id="10"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49"/>
                    <a:srcRect/>
                    <a:stretch>
                      <a:fillRect/>
                    </a:stretch>
                  </pic:blipFill>
                  <pic:spPr>
                    <a:xfrm>
                      <a:off x="0" y="0"/>
                      <a:ext cx="5734050" cy="2581275"/>
                    </a:xfrm>
                    <a:prstGeom prst="rect">
                      <a:avLst/>
                    </a:prstGeom>
                    <a:ln/>
                  </pic:spPr>
                </pic:pic>
              </a:graphicData>
            </a:graphic>
          </wp:inline>
        </w:drawing>
      </w:r>
    </w:p>
    <w:p w:rsidRPr="00662C0C" w:rsidR="005E5BE0" w:rsidP="00042BB8" w:rsidRDefault="007B42CC" w14:paraId="767C77CC" w14:textId="3CA52A19">
      <w:pPr>
        <w:spacing w:before="240" w:after="240"/>
        <w:jc w:val="center"/>
        <w:rPr>
          <w:rFonts w:ascii="Segoe UI" w:hAnsi="Segoe UI" w:eastAsia="Times New Roman" w:cs="Segoe UI"/>
          <w:sz w:val="24"/>
          <w:szCs w:val="24"/>
        </w:rPr>
      </w:pPr>
      <w:r w:rsidRPr="00662C0C">
        <w:rPr>
          <w:rFonts w:ascii="Segoe UI" w:hAnsi="Segoe UI" w:eastAsia="Times New Roman" w:cs="Segoe UI"/>
          <w:sz w:val="24"/>
          <w:szCs w:val="24"/>
        </w:rPr>
        <w:t xml:space="preserve">Figure </w:t>
      </w:r>
      <w:r w:rsidR="00042BB8">
        <w:rPr>
          <w:rFonts w:ascii="Segoe UI" w:hAnsi="Segoe UI" w:eastAsia="Times New Roman" w:cs="Segoe UI"/>
          <w:sz w:val="24"/>
          <w:szCs w:val="24"/>
        </w:rPr>
        <w:t>46</w:t>
      </w:r>
      <w:r w:rsidRPr="00662C0C">
        <w:rPr>
          <w:rFonts w:ascii="Segoe UI" w:hAnsi="Segoe UI" w:eastAsia="Times New Roman" w:cs="Segoe UI"/>
          <w:sz w:val="24"/>
          <w:szCs w:val="24"/>
        </w:rPr>
        <w:t>: Chart display of the E-flow Monitoring and Forecasting dataset, showing selected start and end date</w:t>
      </w:r>
    </w:p>
    <w:p w:rsidRPr="00662C0C" w:rsidR="005E5BE0" w:rsidRDefault="007B42CC" w14:paraId="200CD482" w14:textId="77777777">
      <w:pPr>
        <w:spacing w:before="240" w:after="240"/>
        <w:jc w:val="both"/>
        <w:rPr>
          <w:rFonts w:ascii="Segoe UI" w:hAnsi="Segoe UI" w:eastAsia="Times New Roman" w:cs="Segoe UI"/>
          <w:sz w:val="24"/>
          <w:szCs w:val="24"/>
        </w:rPr>
      </w:pPr>
      <w:r w:rsidRPr="00662C0C">
        <w:rPr>
          <w:rFonts w:ascii="Segoe UI" w:hAnsi="Segoe UI" w:eastAsia="Times New Roman" w:cs="Segoe UI"/>
          <w:noProof/>
          <w:sz w:val="24"/>
          <w:szCs w:val="24"/>
        </w:rPr>
        <w:drawing>
          <wp:inline distT="114300" distB="114300" distL="114300" distR="114300" wp14:anchorId="1862E12F" wp14:editId="246577BB">
            <wp:extent cx="5734050" cy="2676525"/>
            <wp:effectExtent l="0" t="0" r="0" b="0"/>
            <wp:docPr id="28"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50"/>
                    <a:srcRect/>
                    <a:stretch>
                      <a:fillRect/>
                    </a:stretch>
                  </pic:blipFill>
                  <pic:spPr>
                    <a:xfrm>
                      <a:off x="0" y="0"/>
                      <a:ext cx="5734050" cy="2676525"/>
                    </a:xfrm>
                    <a:prstGeom prst="rect">
                      <a:avLst/>
                    </a:prstGeom>
                    <a:ln/>
                  </pic:spPr>
                </pic:pic>
              </a:graphicData>
            </a:graphic>
          </wp:inline>
        </w:drawing>
      </w:r>
    </w:p>
    <w:p w:rsidRPr="00662C0C" w:rsidR="005E5BE0" w:rsidP="00042BB8" w:rsidRDefault="007B42CC" w14:paraId="27413B65" w14:textId="127000FF">
      <w:pPr>
        <w:spacing w:before="240" w:after="240"/>
        <w:jc w:val="center"/>
        <w:rPr>
          <w:rFonts w:ascii="Segoe UI" w:hAnsi="Segoe UI" w:eastAsia="Times New Roman" w:cs="Segoe UI"/>
          <w:sz w:val="24"/>
          <w:szCs w:val="24"/>
        </w:rPr>
      </w:pPr>
      <w:r w:rsidRPr="00662C0C">
        <w:rPr>
          <w:rFonts w:ascii="Segoe UI" w:hAnsi="Segoe UI" w:eastAsia="Times New Roman" w:cs="Segoe UI"/>
          <w:sz w:val="24"/>
          <w:szCs w:val="24"/>
        </w:rPr>
        <w:t xml:space="preserve">Figure </w:t>
      </w:r>
      <w:r w:rsidR="00042BB8">
        <w:rPr>
          <w:rFonts w:ascii="Segoe UI" w:hAnsi="Segoe UI" w:eastAsia="Times New Roman" w:cs="Segoe UI"/>
          <w:sz w:val="24"/>
          <w:szCs w:val="24"/>
        </w:rPr>
        <w:t>47</w:t>
      </w:r>
      <w:r w:rsidRPr="00662C0C">
        <w:rPr>
          <w:rFonts w:ascii="Segoe UI" w:hAnsi="Segoe UI" w:eastAsia="Times New Roman" w:cs="Segoe UI"/>
          <w:sz w:val="24"/>
          <w:szCs w:val="24"/>
        </w:rPr>
        <w:t>: Graph/chart of the E-flow Monitoring and Forecasting dataset</w:t>
      </w:r>
    </w:p>
    <w:p w:rsidRPr="00042BB8" w:rsidR="005E5BE0" w:rsidRDefault="007B42CC" w14:paraId="0C906610" w14:textId="77777777">
      <w:pPr>
        <w:spacing w:before="240" w:after="240"/>
        <w:jc w:val="both"/>
        <w:rPr>
          <w:rFonts w:ascii="Segoe UI" w:hAnsi="Segoe UI" w:eastAsia="Times New Roman" w:cs="Segoe UI"/>
          <w:b/>
          <w:bCs/>
          <w:sz w:val="24"/>
          <w:szCs w:val="24"/>
        </w:rPr>
      </w:pPr>
      <w:r w:rsidRPr="00042BB8">
        <w:rPr>
          <w:rFonts w:ascii="Segoe UI" w:hAnsi="Segoe UI" w:eastAsia="Times New Roman" w:cs="Segoe UI"/>
          <w:b/>
          <w:bCs/>
          <w:sz w:val="24"/>
          <w:szCs w:val="24"/>
        </w:rPr>
        <w:t>Graphics Description</w:t>
      </w:r>
    </w:p>
    <w:p w:rsidRPr="00662C0C" w:rsidR="005E5BE0" w:rsidP="19BF21B8" w:rsidRDefault="007B42CC" w14:paraId="1AA83B85" w14:textId="77777777">
      <w:pPr>
        <w:spacing w:before="240" w:after="240"/>
        <w:jc w:val="both"/>
        <w:rPr>
          <w:rFonts w:ascii="Segoe UI" w:hAnsi="Segoe UI" w:eastAsia="Times New Roman" w:cs="Segoe UI"/>
          <w:sz w:val="24"/>
          <w:szCs w:val="24"/>
          <w:lang w:val="en-US"/>
        </w:rPr>
      </w:pPr>
      <w:r w:rsidRPr="19BF21B8" w:rsidR="007B42CC">
        <w:rPr>
          <w:rFonts w:ascii="Segoe UI" w:hAnsi="Segoe UI" w:eastAsia="Times New Roman" w:cs="Segoe UI"/>
          <w:sz w:val="24"/>
          <w:szCs w:val="24"/>
          <w:lang w:val="en-US"/>
        </w:rPr>
        <w:t>Hovering over point data on the curve line in the chart provides detailed information about the data. This interaction helps users understand specific data values and their implications directly from the chart.</w:t>
      </w:r>
    </w:p>
    <w:p w:rsidR="00042BB8" w:rsidRDefault="00042BB8" w14:paraId="364A600D" w14:textId="77777777">
      <w:pPr>
        <w:spacing w:before="240" w:after="240"/>
        <w:jc w:val="both"/>
        <w:rPr>
          <w:rFonts w:ascii="Segoe UI" w:hAnsi="Segoe UI" w:eastAsia="Times New Roman" w:cs="Segoe UI"/>
          <w:sz w:val="24"/>
          <w:szCs w:val="24"/>
        </w:rPr>
      </w:pPr>
    </w:p>
    <w:p w:rsidRPr="00662C0C" w:rsidR="005E5BE0" w:rsidRDefault="007B42CC" w14:paraId="430030A3" w14:textId="6DE2F127">
      <w:pPr>
        <w:spacing w:before="240" w:after="240"/>
        <w:jc w:val="both"/>
        <w:rPr>
          <w:rFonts w:ascii="Segoe UI" w:hAnsi="Segoe UI" w:eastAsia="Times New Roman" w:cs="Segoe UI"/>
          <w:sz w:val="24"/>
          <w:szCs w:val="24"/>
        </w:rPr>
      </w:pPr>
      <w:r w:rsidRPr="00662C0C">
        <w:rPr>
          <w:rFonts w:ascii="Segoe UI" w:hAnsi="Segoe UI" w:eastAsia="Times New Roman" w:cs="Segoe UI"/>
          <w:sz w:val="24"/>
          <w:szCs w:val="24"/>
        </w:rPr>
        <w:t>The attributes include:</w:t>
      </w:r>
    </w:p>
    <w:p w:rsidRPr="00662C0C" w:rsidR="005E5BE0" w:rsidP="19BF21B8" w:rsidRDefault="007B42CC" w14:paraId="7956B674" w14:textId="77777777">
      <w:pPr>
        <w:numPr>
          <w:ilvl w:val="0"/>
          <w:numId w:val="34"/>
        </w:numPr>
        <w:spacing w:before="240"/>
        <w:jc w:val="both"/>
        <w:rPr>
          <w:rFonts w:ascii="Segoe UI" w:hAnsi="Segoe UI" w:eastAsia="Times New Roman" w:cs="Segoe UI"/>
          <w:sz w:val="24"/>
          <w:szCs w:val="24"/>
          <w:lang w:val="en-US"/>
        </w:rPr>
      </w:pPr>
      <w:r w:rsidRPr="19BF21B8" w:rsidR="007B42CC">
        <w:rPr>
          <w:rFonts w:ascii="Segoe UI" w:hAnsi="Segoe UI" w:eastAsia="Times New Roman" w:cs="Segoe UI"/>
          <w:b w:val="1"/>
          <w:bCs w:val="1"/>
          <w:sz w:val="24"/>
          <w:szCs w:val="24"/>
          <w:lang w:val="en-US"/>
        </w:rPr>
        <w:t>Availability Surplus</w:t>
      </w:r>
      <w:r w:rsidRPr="19BF21B8" w:rsidR="007B42CC">
        <w:rPr>
          <w:rFonts w:ascii="Segoe UI" w:hAnsi="Segoe UI" w:eastAsia="Times New Roman" w:cs="Segoe UI"/>
          <w:sz w:val="24"/>
          <w:szCs w:val="24"/>
          <w:lang w:val="en-US"/>
        </w:rPr>
        <w:t>: The amount or unit of surplus available.</w:t>
      </w:r>
    </w:p>
    <w:p w:rsidRPr="00662C0C" w:rsidR="005E5BE0" w:rsidRDefault="007B42CC" w14:paraId="0EA266CC" w14:textId="77777777">
      <w:pPr>
        <w:numPr>
          <w:ilvl w:val="0"/>
          <w:numId w:val="34"/>
        </w:numPr>
        <w:jc w:val="both"/>
        <w:rPr>
          <w:rFonts w:ascii="Segoe UI" w:hAnsi="Segoe UI" w:eastAsia="Times New Roman" w:cs="Segoe UI"/>
          <w:sz w:val="24"/>
          <w:szCs w:val="24"/>
        </w:rPr>
      </w:pPr>
      <w:r w:rsidRPr="00662C0C">
        <w:rPr>
          <w:rFonts w:ascii="Segoe UI" w:hAnsi="Segoe UI" w:eastAsia="Times New Roman" w:cs="Segoe UI"/>
          <w:b/>
          <w:sz w:val="24"/>
          <w:szCs w:val="24"/>
        </w:rPr>
        <w:t>Deficit</w:t>
      </w:r>
      <w:r w:rsidRPr="00662C0C">
        <w:rPr>
          <w:rFonts w:ascii="Segoe UI" w:hAnsi="Segoe UI" w:eastAsia="Times New Roman" w:cs="Segoe UI"/>
          <w:sz w:val="24"/>
          <w:szCs w:val="24"/>
        </w:rPr>
        <w:t>: The shortfall or lack of data.</w:t>
      </w:r>
    </w:p>
    <w:p w:rsidRPr="00662C0C" w:rsidR="005E5BE0" w:rsidRDefault="007B42CC" w14:paraId="074E4DE5" w14:textId="77777777">
      <w:pPr>
        <w:numPr>
          <w:ilvl w:val="0"/>
          <w:numId w:val="34"/>
        </w:numPr>
        <w:jc w:val="both"/>
        <w:rPr>
          <w:rFonts w:ascii="Segoe UI" w:hAnsi="Segoe UI" w:eastAsia="Times New Roman" w:cs="Segoe UI"/>
          <w:sz w:val="24"/>
          <w:szCs w:val="24"/>
        </w:rPr>
      </w:pPr>
      <w:r w:rsidRPr="00662C0C">
        <w:rPr>
          <w:rFonts w:ascii="Segoe UI" w:hAnsi="Segoe UI" w:eastAsia="Times New Roman" w:cs="Segoe UI"/>
          <w:b/>
          <w:sz w:val="24"/>
          <w:szCs w:val="24"/>
        </w:rPr>
        <w:t>SWAT Present Flow</w:t>
      </w:r>
      <w:r w:rsidRPr="00662C0C">
        <w:rPr>
          <w:rFonts w:ascii="Segoe UI" w:hAnsi="Segoe UI" w:eastAsia="Times New Roman" w:cs="Segoe UI"/>
          <w:sz w:val="24"/>
          <w:szCs w:val="24"/>
        </w:rPr>
        <w:t>: The flow data from the SWAT model.</w:t>
      </w:r>
    </w:p>
    <w:p w:rsidRPr="00662C0C" w:rsidR="005E5BE0" w:rsidRDefault="007B42CC" w14:paraId="620EFCFE" w14:textId="77777777">
      <w:pPr>
        <w:numPr>
          <w:ilvl w:val="0"/>
          <w:numId w:val="34"/>
        </w:numPr>
        <w:spacing w:after="240"/>
        <w:jc w:val="both"/>
        <w:rPr>
          <w:rFonts w:ascii="Segoe UI" w:hAnsi="Segoe UI" w:eastAsia="Times New Roman" w:cs="Segoe UI"/>
          <w:sz w:val="24"/>
          <w:szCs w:val="24"/>
        </w:rPr>
      </w:pPr>
      <w:r w:rsidRPr="00662C0C">
        <w:rPr>
          <w:rFonts w:ascii="Segoe UI" w:hAnsi="Segoe UI" w:eastAsia="Times New Roman" w:cs="Segoe UI"/>
          <w:b/>
          <w:sz w:val="24"/>
          <w:szCs w:val="24"/>
        </w:rPr>
        <w:t>E-Flow</w:t>
      </w:r>
      <w:r w:rsidRPr="00662C0C">
        <w:rPr>
          <w:rFonts w:ascii="Segoe UI" w:hAnsi="Segoe UI" w:eastAsia="Times New Roman" w:cs="Segoe UI"/>
          <w:sz w:val="24"/>
          <w:szCs w:val="24"/>
        </w:rPr>
        <w:t>: The environmental flow data.</w:t>
      </w:r>
    </w:p>
    <w:p w:rsidRPr="00662C0C" w:rsidR="005E5BE0" w:rsidRDefault="007B42CC" w14:paraId="740C7BF4" w14:textId="77777777">
      <w:pPr>
        <w:spacing w:before="240" w:after="240"/>
        <w:jc w:val="both"/>
        <w:rPr>
          <w:rFonts w:ascii="Segoe UI" w:hAnsi="Segoe UI" w:eastAsia="Times New Roman" w:cs="Segoe UI"/>
          <w:sz w:val="24"/>
          <w:szCs w:val="24"/>
        </w:rPr>
      </w:pPr>
      <w:r w:rsidRPr="00662C0C">
        <w:rPr>
          <w:rFonts w:ascii="Segoe UI" w:hAnsi="Segoe UI" w:eastAsia="Times New Roman" w:cs="Segoe UI"/>
          <w:noProof/>
          <w:sz w:val="24"/>
          <w:szCs w:val="24"/>
        </w:rPr>
        <w:drawing>
          <wp:inline distT="114300" distB="114300" distL="114300" distR="114300" wp14:anchorId="63AF087D" wp14:editId="4CE58F28">
            <wp:extent cx="5734050" cy="2695575"/>
            <wp:effectExtent l="0" t="0" r="0" b="0"/>
            <wp:docPr id="47"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51"/>
                    <a:srcRect/>
                    <a:stretch>
                      <a:fillRect/>
                    </a:stretch>
                  </pic:blipFill>
                  <pic:spPr>
                    <a:xfrm>
                      <a:off x="0" y="0"/>
                      <a:ext cx="5734050" cy="2695575"/>
                    </a:xfrm>
                    <a:prstGeom prst="rect">
                      <a:avLst/>
                    </a:prstGeom>
                    <a:ln/>
                  </pic:spPr>
                </pic:pic>
              </a:graphicData>
            </a:graphic>
          </wp:inline>
        </w:drawing>
      </w:r>
    </w:p>
    <w:p w:rsidRPr="00662C0C" w:rsidR="005E5BE0" w:rsidP="00042BB8" w:rsidRDefault="007B42CC" w14:paraId="1DFC3E1F" w14:textId="4E9E8F0F">
      <w:pPr>
        <w:spacing w:before="240" w:after="240"/>
        <w:jc w:val="center"/>
        <w:rPr>
          <w:rFonts w:ascii="Segoe UI" w:hAnsi="Segoe UI" w:eastAsia="Times New Roman" w:cs="Segoe UI"/>
          <w:sz w:val="24"/>
          <w:szCs w:val="24"/>
        </w:rPr>
      </w:pPr>
      <w:r w:rsidRPr="00662C0C">
        <w:rPr>
          <w:rFonts w:ascii="Segoe UI" w:hAnsi="Segoe UI" w:eastAsia="Times New Roman" w:cs="Segoe UI"/>
          <w:sz w:val="24"/>
          <w:szCs w:val="24"/>
        </w:rPr>
        <w:t xml:space="preserve">Figure </w:t>
      </w:r>
      <w:r w:rsidR="00042BB8">
        <w:rPr>
          <w:rFonts w:ascii="Segoe UI" w:hAnsi="Segoe UI" w:eastAsia="Times New Roman" w:cs="Segoe UI"/>
          <w:sz w:val="24"/>
          <w:szCs w:val="24"/>
        </w:rPr>
        <w:t>48</w:t>
      </w:r>
      <w:r w:rsidRPr="00662C0C">
        <w:rPr>
          <w:rFonts w:ascii="Segoe UI" w:hAnsi="Segoe UI" w:eastAsia="Times New Roman" w:cs="Segoe UI"/>
          <w:sz w:val="24"/>
          <w:szCs w:val="24"/>
        </w:rPr>
        <w:t>: The data graph adjusted based on the time-series feature in the chart.</w:t>
      </w:r>
    </w:p>
    <w:p w:rsidRPr="00662C0C" w:rsidR="005E5BE0" w:rsidRDefault="007B42CC" w14:paraId="70E7F61D" w14:textId="77777777">
      <w:pPr>
        <w:spacing w:before="240" w:after="40"/>
        <w:jc w:val="both"/>
        <w:rPr>
          <w:rFonts w:ascii="Segoe UI" w:hAnsi="Segoe UI" w:eastAsia="Times New Roman" w:cs="Segoe UI"/>
          <w:b/>
          <w:sz w:val="24"/>
          <w:szCs w:val="24"/>
        </w:rPr>
      </w:pPr>
      <w:r w:rsidRPr="00662C0C">
        <w:rPr>
          <w:rFonts w:ascii="Segoe UI" w:hAnsi="Segoe UI" w:eastAsia="Times New Roman" w:cs="Segoe UI"/>
          <w:b/>
          <w:sz w:val="24"/>
          <w:szCs w:val="24"/>
        </w:rPr>
        <w:t>3.4.2.2 “My Data” Feature Overview</w:t>
      </w:r>
    </w:p>
    <w:p w:rsidRPr="00662C0C" w:rsidR="005E5BE0" w:rsidP="07C805DE" w:rsidRDefault="007B42CC" w14:paraId="0DD9A1FC" w14:textId="77777777">
      <w:pPr>
        <w:spacing w:before="240" w:after="240"/>
        <w:jc w:val="both"/>
        <w:rPr>
          <w:rFonts w:ascii="Segoe UI" w:hAnsi="Segoe UI" w:eastAsia="Times New Roman" w:cs="Segoe UI"/>
          <w:sz w:val="24"/>
          <w:szCs w:val="24"/>
          <w:lang w:val="en-US"/>
        </w:rPr>
      </w:pPr>
      <w:r w:rsidRPr="07C805DE">
        <w:rPr>
          <w:rFonts w:ascii="Segoe UI" w:hAnsi="Segoe UI" w:eastAsia="Times New Roman" w:cs="Segoe UI"/>
          <w:sz w:val="24"/>
          <w:szCs w:val="24"/>
          <w:lang w:val="en-US"/>
        </w:rPr>
        <w:t>The “My Data” section can be accessed using the “Upload” icon as well as from the “Explore map data” page on the webGIS portal. This feature allows users to integrate their own datasets into the map for localized analysis and visualization. This feature is particularly useful for users who have custom datasets that they want to explore within the context of the Limpopo River basin. The My Data interface offers two primary options for adding data: Local Data and Web Data.</w:t>
      </w:r>
    </w:p>
    <w:p w:rsidRPr="00662C0C" w:rsidR="005E5BE0" w:rsidRDefault="007B42CC" w14:paraId="7128064D" w14:textId="77777777">
      <w:pPr>
        <w:spacing w:before="240" w:after="240"/>
        <w:jc w:val="both"/>
        <w:rPr>
          <w:rFonts w:ascii="Segoe UI" w:hAnsi="Segoe UI" w:eastAsia="Times New Roman" w:cs="Segoe UI"/>
          <w:sz w:val="24"/>
          <w:szCs w:val="24"/>
        </w:rPr>
      </w:pPr>
      <w:r w:rsidRPr="00662C0C">
        <w:rPr>
          <w:rFonts w:ascii="Segoe UI" w:hAnsi="Segoe UI" w:eastAsia="Times New Roman" w:cs="Segoe UI"/>
          <w:noProof/>
          <w:sz w:val="24"/>
          <w:szCs w:val="24"/>
        </w:rPr>
        <w:drawing>
          <wp:inline distT="114300" distB="114300" distL="114300" distR="114300" wp14:anchorId="1DB1D304" wp14:editId="49F8FFFE">
            <wp:extent cx="5734050" cy="2676525"/>
            <wp:effectExtent l="0" t="0" r="0" b="0"/>
            <wp:docPr id="48"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52"/>
                    <a:srcRect/>
                    <a:stretch>
                      <a:fillRect/>
                    </a:stretch>
                  </pic:blipFill>
                  <pic:spPr>
                    <a:xfrm>
                      <a:off x="0" y="0"/>
                      <a:ext cx="5734050" cy="2676525"/>
                    </a:xfrm>
                    <a:prstGeom prst="rect">
                      <a:avLst/>
                    </a:prstGeom>
                    <a:ln/>
                  </pic:spPr>
                </pic:pic>
              </a:graphicData>
            </a:graphic>
          </wp:inline>
        </w:drawing>
      </w:r>
    </w:p>
    <w:p w:rsidRPr="00662C0C" w:rsidR="005E5BE0" w:rsidP="00042BB8" w:rsidRDefault="007B42CC" w14:paraId="2786BC4C" w14:textId="270DD38F">
      <w:pPr>
        <w:spacing w:before="240" w:after="240"/>
        <w:jc w:val="center"/>
        <w:rPr>
          <w:rFonts w:ascii="Segoe UI" w:hAnsi="Segoe UI" w:eastAsia="Times New Roman" w:cs="Segoe UI"/>
          <w:sz w:val="24"/>
          <w:szCs w:val="24"/>
        </w:rPr>
      </w:pPr>
      <w:r w:rsidRPr="00662C0C">
        <w:rPr>
          <w:rFonts w:ascii="Segoe UI" w:hAnsi="Segoe UI" w:eastAsia="Times New Roman" w:cs="Segoe UI"/>
          <w:sz w:val="24"/>
          <w:szCs w:val="24"/>
        </w:rPr>
        <w:t>Figure 4</w:t>
      </w:r>
      <w:r w:rsidR="00042BB8">
        <w:rPr>
          <w:rFonts w:ascii="Segoe UI" w:hAnsi="Segoe UI" w:eastAsia="Times New Roman" w:cs="Segoe UI"/>
          <w:sz w:val="24"/>
          <w:szCs w:val="24"/>
        </w:rPr>
        <w:t>9</w:t>
      </w:r>
      <w:r w:rsidRPr="00662C0C">
        <w:rPr>
          <w:rFonts w:ascii="Segoe UI" w:hAnsi="Segoe UI" w:eastAsia="Times New Roman" w:cs="Segoe UI"/>
          <w:sz w:val="24"/>
          <w:szCs w:val="24"/>
        </w:rPr>
        <w:t>: Description of the “Upload Data” feature</w:t>
      </w:r>
    </w:p>
    <w:p w:rsidRPr="00662C0C" w:rsidR="005E5BE0" w:rsidRDefault="007B42CC" w14:paraId="76F2810E" w14:textId="77777777">
      <w:pPr>
        <w:spacing w:before="240" w:after="40"/>
        <w:jc w:val="both"/>
        <w:rPr>
          <w:rFonts w:ascii="Segoe UI" w:hAnsi="Segoe UI" w:eastAsia="Times New Roman" w:cs="Segoe UI"/>
          <w:b/>
          <w:sz w:val="24"/>
          <w:szCs w:val="24"/>
        </w:rPr>
      </w:pPr>
      <w:r w:rsidRPr="00662C0C">
        <w:rPr>
          <w:rFonts w:ascii="Segoe UI" w:hAnsi="Segoe UI" w:eastAsia="Times New Roman" w:cs="Segoe UI"/>
          <w:b/>
          <w:sz w:val="24"/>
          <w:szCs w:val="24"/>
        </w:rPr>
        <w:t>3.4.2.2.1 Adding Local Data</w:t>
      </w:r>
    </w:p>
    <w:p w:rsidRPr="00662C0C" w:rsidR="005E5BE0" w:rsidRDefault="007B42CC" w14:paraId="504DE0EF" w14:textId="77777777">
      <w:pPr>
        <w:spacing w:before="240" w:after="240"/>
        <w:jc w:val="both"/>
        <w:rPr>
          <w:rFonts w:ascii="Segoe UI" w:hAnsi="Segoe UI" w:eastAsia="Times New Roman" w:cs="Segoe UI"/>
          <w:sz w:val="24"/>
          <w:szCs w:val="24"/>
        </w:rPr>
      </w:pPr>
      <w:r w:rsidRPr="00662C0C">
        <w:rPr>
          <w:rFonts w:ascii="Segoe UI" w:hAnsi="Segoe UI" w:eastAsia="Times New Roman" w:cs="Segoe UI"/>
          <w:sz w:val="24"/>
          <w:szCs w:val="24"/>
        </w:rPr>
        <w:t>Users can easily add their own data files to the map by dragging and dropping them into the My Data section. This functionality is designed for quick and simple visualization of local datasets, without the need to upload or save them to the cloud. This feature supports various file formats commonly used in geospatial analysis, such as:</w:t>
      </w:r>
    </w:p>
    <w:p w:rsidRPr="00662C0C" w:rsidR="005E5BE0" w:rsidP="07C805DE" w:rsidRDefault="007B42CC" w14:paraId="56BB0B90" w14:textId="77777777">
      <w:pPr>
        <w:numPr>
          <w:ilvl w:val="0"/>
          <w:numId w:val="1"/>
        </w:numPr>
        <w:spacing w:before="240"/>
        <w:jc w:val="both"/>
        <w:rPr>
          <w:rFonts w:ascii="Segoe UI" w:hAnsi="Segoe UI" w:eastAsia="Times New Roman" w:cs="Segoe UI"/>
          <w:sz w:val="24"/>
          <w:szCs w:val="24"/>
          <w:lang w:val="en-US"/>
        </w:rPr>
      </w:pPr>
      <w:r w:rsidRPr="07C805DE">
        <w:rPr>
          <w:rFonts w:ascii="Segoe UI" w:hAnsi="Segoe UI" w:eastAsia="Times New Roman" w:cs="Segoe UI"/>
          <w:sz w:val="24"/>
          <w:szCs w:val="24"/>
          <w:lang w:val="en-US"/>
        </w:rPr>
        <w:t>GeoTIFF</w:t>
      </w:r>
    </w:p>
    <w:p w:rsidRPr="00662C0C" w:rsidR="005E5BE0" w:rsidRDefault="007B42CC" w14:paraId="60B76BE0" w14:textId="77777777">
      <w:pPr>
        <w:numPr>
          <w:ilvl w:val="0"/>
          <w:numId w:val="1"/>
        </w:numPr>
        <w:jc w:val="both"/>
        <w:rPr>
          <w:rFonts w:ascii="Segoe UI" w:hAnsi="Segoe UI" w:eastAsia="Times New Roman" w:cs="Segoe UI"/>
          <w:sz w:val="24"/>
          <w:szCs w:val="24"/>
        </w:rPr>
      </w:pPr>
      <w:r w:rsidRPr="00662C0C">
        <w:rPr>
          <w:rFonts w:ascii="Segoe UI" w:hAnsi="Segoe UI" w:eastAsia="Times New Roman" w:cs="Segoe UI"/>
          <w:sz w:val="24"/>
          <w:szCs w:val="24"/>
        </w:rPr>
        <w:t>Shapefiles</w:t>
      </w:r>
    </w:p>
    <w:p w:rsidRPr="00662C0C" w:rsidR="005E5BE0" w:rsidRDefault="007B42CC" w14:paraId="77B26509" w14:textId="77777777">
      <w:pPr>
        <w:numPr>
          <w:ilvl w:val="0"/>
          <w:numId w:val="1"/>
        </w:numPr>
        <w:jc w:val="both"/>
        <w:rPr>
          <w:rFonts w:ascii="Segoe UI" w:hAnsi="Segoe UI" w:eastAsia="Times New Roman" w:cs="Segoe UI"/>
          <w:sz w:val="24"/>
          <w:szCs w:val="24"/>
        </w:rPr>
      </w:pPr>
      <w:r w:rsidRPr="00662C0C">
        <w:rPr>
          <w:rFonts w:ascii="Segoe UI" w:hAnsi="Segoe UI" w:eastAsia="Times New Roman" w:cs="Segoe UI"/>
          <w:sz w:val="24"/>
          <w:szCs w:val="24"/>
        </w:rPr>
        <w:t>KML/KMZ</w:t>
      </w:r>
    </w:p>
    <w:p w:rsidRPr="00662C0C" w:rsidR="005E5BE0" w:rsidP="07C805DE" w:rsidRDefault="007B42CC" w14:paraId="11DB035B" w14:textId="77777777">
      <w:pPr>
        <w:numPr>
          <w:ilvl w:val="0"/>
          <w:numId w:val="1"/>
        </w:numPr>
        <w:jc w:val="both"/>
        <w:rPr>
          <w:rFonts w:ascii="Segoe UI" w:hAnsi="Segoe UI" w:eastAsia="Times New Roman" w:cs="Segoe UI"/>
          <w:sz w:val="24"/>
          <w:szCs w:val="24"/>
          <w:lang w:val="en-US"/>
        </w:rPr>
      </w:pPr>
      <w:r w:rsidRPr="07C805DE">
        <w:rPr>
          <w:rFonts w:ascii="Segoe UI" w:hAnsi="Segoe UI" w:eastAsia="Times New Roman" w:cs="Segoe UI"/>
          <w:sz w:val="24"/>
          <w:szCs w:val="24"/>
          <w:lang w:val="en-US"/>
        </w:rPr>
        <w:t>GeoJSON</w:t>
      </w:r>
    </w:p>
    <w:p w:rsidRPr="00662C0C" w:rsidR="005E5BE0" w:rsidRDefault="007B42CC" w14:paraId="1A1C81EB" w14:textId="77777777">
      <w:pPr>
        <w:numPr>
          <w:ilvl w:val="0"/>
          <w:numId w:val="1"/>
        </w:numPr>
        <w:spacing w:after="240"/>
        <w:jc w:val="both"/>
        <w:rPr>
          <w:rFonts w:ascii="Segoe UI" w:hAnsi="Segoe UI" w:eastAsia="Times New Roman" w:cs="Segoe UI"/>
          <w:sz w:val="24"/>
          <w:szCs w:val="24"/>
        </w:rPr>
      </w:pPr>
      <w:r w:rsidRPr="00662C0C">
        <w:rPr>
          <w:rFonts w:ascii="Segoe UI" w:hAnsi="Segoe UI" w:eastAsia="Times New Roman" w:cs="Segoe UI"/>
          <w:sz w:val="24"/>
          <w:szCs w:val="24"/>
        </w:rPr>
        <w:t>CSV with location coordinates</w:t>
      </w:r>
    </w:p>
    <w:p w:rsidRPr="00662C0C" w:rsidR="005E5BE0" w:rsidP="07C805DE" w:rsidRDefault="007B42CC" w14:paraId="52B0CF44" w14:textId="77777777">
      <w:pPr>
        <w:spacing w:before="240" w:after="240"/>
        <w:jc w:val="both"/>
        <w:rPr>
          <w:rFonts w:ascii="Segoe UI" w:hAnsi="Segoe UI" w:eastAsia="Times New Roman" w:cs="Segoe UI"/>
          <w:i/>
          <w:iCs/>
          <w:sz w:val="24"/>
          <w:szCs w:val="24"/>
          <w:lang w:val="en-US"/>
        </w:rPr>
      </w:pPr>
      <w:r w:rsidRPr="07C805DE">
        <w:rPr>
          <w:rFonts w:ascii="Segoe UI" w:hAnsi="Segoe UI" w:eastAsia="Times New Roman" w:cs="Segoe UI"/>
          <w:sz w:val="24"/>
          <w:szCs w:val="24"/>
          <w:lang w:val="en-US"/>
        </w:rPr>
        <w:t>Once a file is dropped into the area labeled "Drag and drop a file here to view it locally on the map," the platform will render the data on the map for immediate interaction.</w:t>
      </w:r>
    </w:p>
    <w:p w:rsidRPr="00662C0C" w:rsidR="005E5BE0" w:rsidRDefault="007B42CC" w14:paraId="640C34B3" w14:textId="77777777">
      <w:pPr>
        <w:spacing w:before="220" w:after="40"/>
        <w:jc w:val="both"/>
        <w:rPr>
          <w:rFonts w:ascii="Segoe UI" w:hAnsi="Segoe UI" w:eastAsia="Times New Roman" w:cs="Segoe UI"/>
          <w:sz w:val="24"/>
          <w:szCs w:val="24"/>
        </w:rPr>
      </w:pPr>
      <w:r w:rsidRPr="00662C0C">
        <w:rPr>
          <w:rFonts w:ascii="Segoe UI" w:hAnsi="Segoe UI" w:eastAsia="Times New Roman" w:cs="Segoe UI"/>
          <w:sz w:val="24"/>
          <w:szCs w:val="24"/>
        </w:rPr>
        <w:t>Steps to Add Local Data:</w:t>
      </w:r>
    </w:p>
    <w:p w:rsidRPr="00662C0C" w:rsidR="005E5BE0" w:rsidRDefault="007B42CC" w14:paraId="434E9E6E" w14:textId="77777777">
      <w:pPr>
        <w:numPr>
          <w:ilvl w:val="0"/>
          <w:numId w:val="32"/>
        </w:numPr>
        <w:spacing w:before="240"/>
        <w:jc w:val="both"/>
        <w:rPr>
          <w:rFonts w:ascii="Segoe UI" w:hAnsi="Segoe UI" w:eastAsia="Times New Roman" w:cs="Segoe UI"/>
          <w:sz w:val="24"/>
          <w:szCs w:val="24"/>
        </w:rPr>
      </w:pPr>
      <w:r w:rsidRPr="00662C0C">
        <w:rPr>
          <w:rFonts w:ascii="Segoe UI" w:hAnsi="Segoe UI" w:eastAsia="Times New Roman" w:cs="Segoe UI"/>
          <w:sz w:val="24"/>
          <w:szCs w:val="24"/>
        </w:rPr>
        <w:t>Drag and Drop: Drag the file from your local storage and drop it into the designated area.</w:t>
      </w:r>
    </w:p>
    <w:p w:rsidRPr="00662C0C" w:rsidR="005E5BE0" w:rsidP="07C805DE" w:rsidRDefault="007B42CC" w14:paraId="3A20AEEA" w14:textId="77777777">
      <w:pPr>
        <w:numPr>
          <w:ilvl w:val="0"/>
          <w:numId w:val="32"/>
        </w:numPr>
        <w:jc w:val="both"/>
        <w:rPr>
          <w:rFonts w:ascii="Segoe UI" w:hAnsi="Segoe UI" w:eastAsia="Times New Roman" w:cs="Segoe UI"/>
          <w:sz w:val="24"/>
          <w:szCs w:val="24"/>
          <w:lang w:val="en-US"/>
        </w:rPr>
      </w:pPr>
      <w:r w:rsidRPr="07C805DE">
        <w:rPr>
          <w:rFonts w:ascii="Segoe UI" w:hAnsi="Segoe UI" w:eastAsia="Times New Roman" w:cs="Segoe UI"/>
          <w:sz w:val="24"/>
          <w:szCs w:val="24"/>
          <w:lang w:val="en-US"/>
        </w:rPr>
        <w:t>View on Map: The platform will automatically render the data, allowing you to view and interact with it directly on the map.</w:t>
      </w:r>
    </w:p>
    <w:p w:rsidRPr="00662C0C" w:rsidR="005E5BE0" w:rsidRDefault="007B42CC" w14:paraId="12E30F64" w14:textId="77777777">
      <w:pPr>
        <w:numPr>
          <w:ilvl w:val="0"/>
          <w:numId w:val="32"/>
        </w:numPr>
        <w:spacing w:after="240"/>
        <w:jc w:val="both"/>
        <w:rPr>
          <w:rFonts w:ascii="Segoe UI" w:hAnsi="Segoe UI" w:eastAsia="Times New Roman" w:cs="Segoe UI"/>
          <w:sz w:val="24"/>
          <w:szCs w:val="24"/>
        </w:rPr>
      </w:pPr>
      <w:r w:rsidRPr="00662C0C">
        <w:rPr>
          <w:rFonts w:ascii="Segoe UI" w:hAnsi="Segoe UI" w:eastAsia="Times New Roman" w:cs="Segoe UI"/>
          <w:sz w:val="24"/>
          <w:szCs w:val="24"/>
        </w:rPr>
        <w:t>Manipulate Data: Use the Workbench tools to toggle visibility, adjust opacity, and compare your dataset with other layers.</w:t>
      </w:r>
    </w:p>
    <w:p w:rsidRPr="00662C0C" w:rsidR="005E5BE0" w:rsidRDefault="007B42CC" w14:paraId="2BD234A3" w14:textId="77777777">
      <w:pPr>
        <w:spacing w:before="240" w:after="240"/>
        <w:jc w:val="both"/>
        <w:rPr>
          <w:rFonts w:ascii="Segoe UI" w:hAnsi="Segoe UI" w:eastAsia="Times New Roman" w:cs="Segoe UI"/>
          <w:sz w:val="24"/>
          <w:szCs w:val="24"/>
        </w:rPr>
      </w:pPr>
      <w:r w:rsidRPr="00662C0C">
        <w:rPr>
          <w:rFonts w:ascii="Segoe UI" w:hAnsi="Segoe UI" w:eastAsia="Times New Roman" w:cs="Segoe UI"/>
          <w:noProof/>
          <w:sz w:val="24"/>
          <w:szCs w:val="24"/>
        </w:rPr>
        <w:drawing>
          <wp:inline distT="114300" distB="114300" distL="114300" distR="114300" wp14:anchorId="70818E4F" wp14:editId="353D6124">
            <wp:extent cx="5734050" cy="2705100"/>
            <wp:effectExtent l="0" t="0" r="0" b="0"/>
            <wp:docPr id="55"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53"/>
                    <a:srcRect/>
                    <a:stretch>
                      <a:fillRect/>
                    </a:stretch>
                  </pic:blipFill>
                  <pic:spPr>
                    <a:xfrm>
                      <a:off x="0" y="0"/>
                      <a:ext cx="5734050" cy="2705100"/>
                    </a:xfrm>
                    <a:prstGeom prst="rect">
                      <a:avLst/>
                    </a:prstGeom>
                    <a:ln/>
                  </pic:spPr>
                </pic:pic>
              </a:graphicData>
            </a:graphic>
          </wp:inline>
        </w:drawing>
      </w:r>
    </w:p>
    <w:p w:rsidRPr="00662C0C" w:rsidR="005E5BE0" w:rsidP="19BF21B8" w:rsidRDefault="007B42CC" w14:paraId="3A3A2BBB" w14:textId="798A5C5D">
      <w:pPr>
        <w:spacing w:before="240" w:after="240"/>
        <w:jc w:val="center"/>
        <w:rPr>
          <w:rFonts w:ascii="Segoe UI" w:hAnsi="Segoe UI" w:eastAsia="Times New Roman" w:cs="Segoe UI"/>
          <w:sz w:val="24"/>
          <w:szCs w:val="24"/>
          <w:lang w:val="en-US"/>
        </w:rPr>
      </w:pPr>
      <w:r w:rsidRPr="19BF21B8" w:rsidR="007B42CC">
        <w:rPr>
          <w:rFonts w:ascii="Segoe UI" w:hAnsi="Segoe UI" w:eastAsia="Times New Roman" w:cs="Segoe UI"/>
          <w:i w:val="1"/>
          <w:iCs w:val="1"/>
          <w:sz w:val="24"/>
          <w:szCs w:val="24"/>
          <w:lang w:val="en-US"/>
        </w:rPr>
        <w:t xml:space="preserve">Figure </w:t>
      </w:r>
      <w:r w:rsidRPr="19BF21B8" w:rsidR="00042BB8">
        <w:rPr>
          <w:rFonts w:ascii="Segoe UI" w:hAnsi="Segoe UI" w:eastAsia="Times New Roman" w:cs="Segoe UI"/>
          <w:i w:val="1"/>
          <w:iCs w:val="1"/>
          <w:sz w:val="24"/>
          <w:szCs w:val="24"/>
          <w:lang w:val="en-US"/>
        </w:rPr>
        <w:t>50</w:t>
      </w:r>
      <w:r w:rsidRPr="19BF21B8" w:rsidR="007B42CC">
        <w:rPr>
          <w:rFonts w:ascii="Segoe UI" w:hAnsi="Segoe UI" w:eastAsia="Times New Roman" w:cs="Segoe UI"/>
          <w:i w:val="1"/>
          <w:iCs w:val="1"/>
          <w:sz w:val="24"/>
          <w:szCs w:val="24"/>
          <w:lang w:val="en-US"/>
        </w:rPr>
        <w:t>: showing the drag-and-drop area in the My Data section where users can add local files to the map.</w:t>
      </w:r>
    </w:p>
    <w:p w:rsidRPr="00662C0C" w:rsidR="005E5BE0" w:rsidRDefault="007B42CC" w14:paraId="64AC6898" w14:textId="77777777">
      <w:pPr>
        <w:spacing w:before="240" w:after="40"/>
        <w:jc w:val="both"/>
        <w:rPr>
          <w:rFonts w:ascii="Segoe UI" w:hAnsi="Segoe UI" w:eastAsia="Times New Roman" w:cs="Segoe UI"/>
          <w:b/>
          <w:sz w:val="24"/>
          <w:szCs w:val="24"/>
        </w:rPr>
      </w:pPr>
      <w:r w:rsidRPr="00662C0C">
        <w:rPr>
          <w:rFonts w:ascii="Segoe UI" w:hAnsi="Segoe UI" w:eastAsia="Times New Roman" w:cs="Segoe UI"/>
          <w:b/>
          <w:sz w:val="24"/>
          <w:szCs w:val="24"/>
        </w:rPr>
        <w:t>3.4.2.2.2. Adding Web Data</w:t>
      </w:r>
    </w:p>
    <w:p w:rsidRPr="00662C0C" w:rsidR="005E5BE0" w:rsidRDefault="007B42CC" w14:paraId="453569E2" w14:textId="77777777">
      <w:pPr>
        <w:spacing w:before="240" w:after="240"/>
        <w:jc w:val="both"/>
        <w:rPr>
          <w:rFonts w:ascii="Segoe UI" w:hAnsi="Segoe UI" w:eastAsia="Times New Roman" w:cs="Segoe UI"/>
          <w:sz w:val="24"/>
          <w:szCs w:val="24"/>
        </w:rPr>
      </w:pPr>
      <w:r w:rsidRPr="00662C0C">
        <w:rPr>
          <w:rFonts w:ascii="Segoe UI" w:hAnsi="Segoe UI" w:eastAsia="Times New Roman" w:cs="Segoe UI"/>
          <w:sz w:val="24"/>
          <w:szCs w:val="24"/>
        </w:rPr>
        <w:t>In addition to local files, users can also add datasets from external web sources. This is done by selecting the Add Web Data option. Users can input URLs from Web Map Services (WMS), Web Feature Services (WFS), or any other compatible online geospatial data services. This feature allows users to integrate and visualize real-time or external datasets alongside the platform's existing data catalog.</w:t>
      </w:r>
    </w:p>
    <w:p w:rsidRPr="00662C0C" w:rsidR="005E5BE0" w:rsidRDefault="007B42CC" w14:paraId="2D2BD4B3" w14:textId="77777777">
      <w:pPr>
        <w:spacing w:before="220" w:after="40"/>
        <w:jc w:val="both"/>
        <w:rPr>
          <w:rFonts w:ascii="Segoe UI" w:hAnsi="Segoe UI" w:eastAsia="Times New Roman" w:cs="Segoe UI"/>
          <w:b/>
          <w:sz w:val="24"/>
          <w:szCs w:val="24"/>
        </w:rPr>
      </w:pPr>
      <w:r w:rsidRPr="00662C0C">
        <w:rPr>
          <w:rFonts w:ascii="Segoe UI" w:hAnsi="Segoe UI" w:eastAsia="Times New Roman" w:cs="Segoe UI"/>
          <w:b/>
          <w:sz w:val="24"/>
          <w:szCs w:val="24"/>
        </w:rPr>
        <w:t>Steps to Add Web Data:</w:t>
      </w:r>
    </w:p>
    <w:p w:rsidRPr="00662C0C" w:rsidR="005E5BE0" w:rsidRDefault="007B42CC" w14:paraId="058BA974" w14:textId="77777777">
      <w:pPr>
        <w:numPr>
          <w:ilvl w:val="0"/>
          <w:numId w:val="15"/>
        </w:numPr>
        <w:spacing w:before="240"/>
        <w:jc w:val="both"/>
        <w:rPr>
          <w:rFonts w:ascii="Segoe UI" w:hAnsi="Segoe UI" w:eastAsia="Times New Roman" w:cs="Segoe UI"/>
          <w:sz w:val="24"/>
          <w:szCs w:val="24"/>
        </w:rPr>
      </w:pPr>
      <w:r w:rsidRPr="00662C0C">
        <w:rPr>
          <w:rFonts w:ascii="Segoe UI" w:hAnsi="Segoe UI" w:eastAsia="Times New Roman" w:cs="Segoe UI"/>
          <w:sz w:val="24"/>
          <w:szCs w:val="24"/>
        </w:rPr>
        <w:t>Select Add Web Data: Click the Add Web Data button.</w:t>
      </w:r>
    </w:p>
    <w:p w:rsidRPr="00662C0C" w:rsidR="005E5BE0" w:rsidRDefault="007B42CC" w14:paraId="59F0731F" w14:textId="77777777">
      <w:pPr>
        <w:numPr>
          <w:ilvl w:val="0"/>
          <w:numId w:val="15"/>
        </w:numPr>
        <w:jc w:val="both"/>
        <w:rPr>
          <w:rFonts w:ascii="Segoe UI" w:hAnsi="Segoe UI" w:eastAsia="Times New Roman" w:cs="Segoe UI"/>
          <w:sz w:val="24"/>
          <w:szCs w:val="24"/>
        </w:rPr>
      </w:pPr>
      <w:r w:rsidRPr="00662C0C">
        <w:rPr>
          <w:rFonts w:ascii="Segoe UI" w:hAnsi="Segoe UI" w:eastAsia="Times New Roman" w:cs="Segoe UI"/>
          <w:sz w:val="24"/>
          <w:szCs w:val="24"/>
        </w:rPr>
        <w:t>Enter URL: Input the URL of the web service or data source.</w:t>
      </w:r>
    </w:p>
    <w:p w:rsidRPr="00662C0C" w:rsidR="005E5BE0" w:rsidRDefault="007B42CC" w14:paraId="787D5E00" w14:textId="77777777">
      <w:pPr>
        <w:numPr>
          <w:ilvl w:val="0"/>
          <w:numId w:val="15"/>
        </w:numPr>
        <w:spacing w:after="240"/>
        <w:jc w:val="both"/>
        <w:rPr>
          <w:rFonts w:ascii="Segoe UI" w:hAnsi="Segoe UI" w:eastAsia="Times New Roman" w:cs="Segoe UI"/>
          <w:sz w:val="24"/>
          <w:szCs w:val="24"/>
        </w:rPr>
      </w:pPr>
      <w:r w:rsidRPr="00662C0C">
        <w:rPr>
          <w:rFonts w:ascii="Segoe UI" w:hAnsi="Segoe UI" w:eastAsia="Times New Roman" w:cs="Segoe UI"/>
          <w:sz w:val="24"/>
          <w:szCs w:val="24"/>
        </w:rPr>
        <w:t>Visualize Data: The platform fetches the data from the URL and displays it on the map.</w:t>
      </w:r>
    </w:p>
    <w:p w:rsidRPr="00662C0C" w:rsidR="005E5BE0" w:rsidRDefault="007B42CC" w14:paraId="7C8C1BDC" w14:textId="77777777">
      <w:pPr>
        <w:spacing w:before="240" w:after="40"/>
        <w:jc w:val="both"/>
        <w:rPr>
          <w:rFonts w:ascii="Segoe UI" w:hAnsi="Segoe UI" w:eastAsia="Times New Roman" w:cs="Segoe UI"/>
          <w:b/>
          <w:sz w:val="24"/>
          <w:szCs w:val="24"/>
        </w:rPr>
      </w:pPr>
      <w:r w:rsidRPr="00662C0C">
        <w:rPr>
          <w:rFonts w:ascii="Segoe UI" w:hAnsi="Segoe UI" w:eastAsia="Times New Roman" w:cs="Segoe UI"/>
          <w:b/>
          <w:sz w:val="24"/>
          <w:szCs w:val="24"/>
        </w:rPr>
        <w:t>3.4.2.2.3 Benefits of the My Data Section</w:t>
      </w:r>
    </w:p>
    <w:p w:rsidRPr="00662C0C" w:rsidR="005E5BE0" w:rsidP="19BF21B8" w:rsidRDefault="007B42CC" w14:paraId="2615BC7C" w14:textId="77777777">
      <w:pPr>
        <w:numPr>
          <w:ilvl w:val="0"/>
          <w:numId w:val="24"/>
        </w:numPr>
        <w:spacing w:before="240"/>
        <w:jc w:val="both"/>
        <w:rPr>
          <w:rFonts w:ascii="Segoe UI" w:hAnsi="Segoe UI" w:eastAsia="Times New Roman" w:cs="Segoe UI"/>
          <w:sz w:val="24"/>
          <w:szCs w:val="24"/>
          <w:lang w:val="en-US"/>
        </w:rPr>
      </w:pPr>
      <w:r w:rsidRPr="19BF21B8" w:rsidR="007B42CC">
        <w:rPr>
          <w:rFonts w:ascii="Segoe UI" w:hAnsi="Segoe UI" w:eastAsia="Times New Roman" w:cs="Segoe UI"/>
          <w:sz w:val="24"/>
          <w:szCs w:val="24"/>
          <w:lang w:val="en-US"/>
        </w:rPr>
        <w:t>Flexibility: Users can visualize their datasets without the need to upload or store them on the platform.</w:t>
      </w:r>
    </w:p>
    <w:p w:rsidRPr="00662C0C" w:rsidR="005E5BE0" w:rsidP="07C805DE" w:rsidRDefault="007B42CC" w14:paraId="2AECBABD" w14:textId="77777777">
      <w:pPr>
        <w:numPr>
          <w:ilvl w:val="0"/>
          <w:numId w:val="24"/>
        </w:numPr>
        <w:jc w:val="both"/>
        <w:rPr>
          <w:rFonts w:ascii="Segoe UI" w:hAnsi="Segoe UI" w:eastAsia="Times New Roman" w:cs="Segoe UI"/>
          <w:sz w:val="24"/>
          <w:szCs w:val="24"/>
          <w:lang w:val="en-US"/>
        </w:rPr>
      </w:pPr>
      <w:r w:rsidRPr="07C805DE">
        <w:rPr>
          <w:rFonts w:ascii="Segoe UI" w:hAnsi="Segoe UI" w:eastAsia="Times New Roman" w:cs="Segoe UI"/>
          <w:sz w:val="24"/>
          <w:szCs w:val="24"/>
          <w:lang w:val="en-US"/>
        </w:rPr>
        <w:t>Privacy: Data added via the My Data section is not uploaded or saved to the internet, ensuring that sensitive information remains secure.</w:t>
      </w:r>
    </w:p>
    <w:p w:rsidRPr="00662C0C" w:rsidR="005E5BE0" w:rsidRDefault="007B42CC" w14:paraId="56C4A865" w14:textId="77777777">
      <w:pPr>
        <w:numPr>
          <w:ilvl w:val="0"/>
          <w:numId w:val="24"/>
        </w:numPr>
        <w:spacing w:after="240"/>
        <w:jc w:val="both"/>
        <w:rPr>
          <w:rFonts w:ascii="Segoe UI" w:hAnsi="Segoe UI" w:eastAsia="Times New Roman" w:cs="Segoe UI"/>
          <w:sz w:val="24"/>
          <w:szCs w:val="24"/>
        </w:rPr>
      </w:pPr>
      <w:r w:rsidRPr="00662C0C">
        <w:rPr>
          <w:rFonts w:ascii="Segoe UI" w:hAnsi="Segoe UI" w:eastAsia="Times New Roman" w:cs="Segoe UI"/>
          <w:sz w:val="24"/>
          <w:szCs w:val="24"/>
        </w:rPr>
        <w:t>Integration: The ability to add both local and web data allows for comprehensive analysis by combining user-specific data with the platform’s rich dataset catalog.</w:t>
      </w:r>
    </w:p>
    <w:p w:rsidRPr="00662C0C" w:rsidR="005E5BE0" w:rsidRDefault="007B42CC" w14:paraId="517D0C52" w14:textId="77777777">
      <w:pPr>
        <w:spacing w:before="240" w:after="40"/>
        <w:jc w:val="both"/>
        <w:rPr>
          <w:rFonts w:ascii="Segoe UI" w:hAnsi="Segoe UI" w:eastAsia="Times New Roman" w:cs="Segoe UI"/>
          <w:b/>
          <w:sz w:val="24"/>
          <w:szCs w:val="24"/>
        </w:rPr>
      </w:pPr>
      <w:r w:rsidRPr="00662C0C">
        <w:rPr>
          <w:rFonts w:ascii="Segoe UI" w:hAnsi="Segoe UI" w:eastAsia="Times New Roman" w:cs="Segoe UI"/>
          <w:b/>
          <w:sz w:val="24"/>
          <w:szCs w:val="24"/>
        </w:rPr>
        <w:t>3.4.3 Workbench</w:t>
      </w:r>
    </w:p>
    <w:p w:rsidRPr="00662C0C" w:rsidR="005E5BE0" w:rsidP="07C805DE" w:rsidRDefault="007B42CC" w14:paraId="454E99A1" w14:textId="77777777">
      <w:pPr>
        <w:spacing w:before="240" w:after="240"/>
        <w:jc w:val="both"/>
        <w:rPr>
          <w:rFonts w:ascii="Segoe UI" w:hAnsi="Segoe UI" w:eastAsia="Times New Roman" w:cs="Segoe UI"/>
          <w:sz w:val="24"/>
          <w:szCs w:val="24"/>
          <w:lang w:val="en-US"/>
        </w:rPr>
      </w:pPr>
      <w:r w:rsidRPr="07C805DE">
        <w:rPr>
          <w:rFonts w:ascii="Segoe UI" w:hAnsi="Segoe UI" w:eastAsia="Times New Roman" w:cs="Segoe UI"/>
          <w:sz w:val="24"/>
          <w:szCs w:val="24"/>
          <w:lang w:val="en-US"/>
        </w:rPr>
        <w:t>The "Workbench" is a key feature for managing active datasets within the WebGIS portal. It provides users with the following functionalities:</w:t>
      </w:r>
    </w:p>
    <w:p w:rsidRPr="00662C0C" w:rsidR="005E5BE0" w:rsidRDefault="007B42CC" w14:paraId="73688848" w14:textId="77777777">
      <w:pPr>
        <w:numPr>
          <w:ilvl w:val="0"/>
          <w:numId w:val="16"/>
        </w:numPr>
        <w:spacing w:before="240"/>
        <w:jc w:val="both"/>
        <w:rPr>
          <w:rFonts w:ascii="Segoe UI" w:hAnsi="Segoe UI" w:eastAsia="Times New Roman" w:cs="Segoe UI"/>
          <w:sz w:val="24"/>
          <w:szCs w:val="24"/>
        </w:rPr>
      </w:pPr>
      <w:r w:rsidRPr="00662C0C">
        <w:rPr>
          <w:rFonts w:ascii="Segoe UI" w:hAnsi="Segoe UI" w:eastAsia="Times New Roman" w:cs="Segoe UI"/>
          <w:b/>
          <w:sz w:val="24"/>
          <w:szCs w:val="24"/>
        </w:rPr>
        <w:t>Toggle Data Sets</w:t>
      </w:r>
      <w:r w:rsidRPr="00662C0C">
        <w:rPr>
          <w:rFonts w:ascii="Segoe UI" w:hAnsi="Segoe UI" w:eastAsia="Times New Roman" w:cs="Segoe UI"/>
          <w:sz w:val="24"/>
          <w:szCs w:val="24"/>
        </w:rPr>
        <w:t>: Turn datasets on or off as needed.</w:t>
      </w:r>
    </w:p>
    <w:p w:rsidRPr="00662C0C" w:rsidR="005E5BE0" w:rsidP="07C805DE" w:rsidRDefault="007B42CC" w14:paraId="0C412759" w14:textId="77777777">
      <w:pPr>
        <w:numPr>
          <w:ilvl w:val="0"/>
          <w:numId w:val="16"/>
        </w:numPr>
        <w:jc w:val="both"/>
        <w:rPr>
          <w:rFonts w:ascii="Segoe UI" w:hAnsi="Segoe UI" w:eastAsia="Times New Roman" w:cs="Segoe UI"/>
          <w:sz w:val="24"/>
          <w:szCs w:val="24"/>
          <w:lang w:val="en-US"/>
        </w:rPr>
      </w:pPr>
      <w:r w:rsidRPr="07C805DE">
        <w:rPr>
          <w:rFonts w:ascii="Segoe UI" w:hAnsi="Segoe UI" w:eastAsia="Times New Roman" w:cs="Segoe UI"/>
          <w:b/>
          <w:bCs/>
          <w:sz w:val="24"/>
          <w:szCs w:val="24"/>
          <w:lang w:val="en-US"/>
        </w:rPr>
        <w:t>Adjust Opacity</w:t>
      </w:r>
      <w:r w:rsidRPr="07C805DE">
        <w:rPr>
          <w:rFonts w:ascii="Segoe UI" w:hAnsi="Segoe UI" w:eastAsia="Times New Roman" w:cs="Segoe UI"/>
          <w:sz w:val="24"/>
          <w:szCs w:val="24"/>
          <w:lang w:val="en-US"/>
        </w:rPr>
        <w:t>: Modify the transparency of datasets.</w:t>
      </w:r>
    </w:p>
    <w:p w:rsidRPr="00662C0C" w:rsidR="005E5BE0" w:rsidRDefault="007B42CC" w14:paraId="3A8F381B" w14:textId="77777777">
      <w:pPr>
        <w:numPr>
          <w:ilvl w:val="0"/>
          <w:numId w:val="16"/>
        </w:numPr>
        <w:jc w:val="both"/>
        <w:rPr>
          <w:rFonts w:ascii="Segoe UI" w:hAnsi="Segoe UI" w:eastAsia="Times New Roman" w:cs="Segoe UI"/>
          <w:sz w:val="24"/>
          <w:szCs w:val="24"/>
        </w:rPr>
      </w:pPr>
      <w:r w:rsidRPr="00662C0C">
        <w:rPr>
          <w:rFonts w:ascii="Segoe UI" w:hAnsi="Segoe UI" w:eastAsia="Times New Roman" w:cs="Segoe UI"/>
          <w:b/>
          <w:sz w:val="24"/>
          <w:szCs w:val="24"/>
        </w:rPr>
        <w:t>Compare Data</w:t>
      </w:r>
      <w:r w:rsidRPr="00662C0C">
        <w:rPr>
          <w:rFonts w:ascii="Segoe UI" w:hAnsi="Segoe UI" w:eastAsia="Times New Roman" w:cs="Segoe UI"/>
          <w:sz w:val="24"/>
          <w:szCs w:val="24"/>
        </w:rPr>
        <w:t>: Use split screen mode to compare datasets side by side.</w:t>
      </w:r>
    </w:p>
    <w:p w:rsidRPr="00662C0C" w:rsidR="005E5BE0" w:rsidRDefault="007B42CC" w14:paraId="2368352F" w14:textId="77777777">
      <w:pPr>
        <w:numPr>
          <w:ilvl w:val="0"/>
          <w:numId w:val="16"/>
        </w:numPr>
        <w:jc w:val="both"/>
        <w:rPr>
          <w:rFonts w:ascii="Segoe UI" w:hAnsi="Segoe UI" w:eastAsia="Times New Roman" w:cs="Segoe UI"/>
          <w:sz w:val="24"/>
          <w:szCs w:val="24"/>
        </w:rPr>
      </w:pPr>
      <w:r w:rsidRPr="00662C0C">
        <w:rPr>
          <w:rFonts w:ascii="Segoe UI" w:hAnsi="Segoe UI" w:eastAsia="Times New Roman" w:cs="Segoe UI"/>
          <w:b/>
          <w:sz w:val="24"/>
          <w:szCs w:val="24"/>
        </w:rPr>
        <w:t>Temporal Navigation</w:t>
      </w:r>
      <w:r w:rsidRPr="00662C0C">
        <w:rPr>
          <w:rFonts w:ascii="Segoe UI" w:hAnsi="Segoe UI" w:eastAsia="Times New Roman" w:cs="Segoe UI"/>
          <w:sz w:val="24"/>
          <w:szCs w:val="24"/>
        </w:rPr>
        <w:t>: Access and navigate through time series data, if available.</w:t>
      </w:r>
    </w:p>
    <w:p w:rsidRPr="00662C0C" w:rsidR="005E5BE0" w:rsidRDefault="007B42CC" w14:paraId="6FCD0996" w14:textId="77777777">
      <w:pPr>
        <w:numPr>
          <w:ilvl w:val="0"/>
          <w:numId w:val="29"/>
        </w:numPr>
        <w:jc w:val="both"/>
        <w:rPr>
          <w:rFonts w:ascii="Segoe UI" w:hAnsi="Segoe UI" w:eastAsia="Times New Roman" w:cs="Segoe UI"/>
          <w:sz w:val="24"/>
          <w:szCs w:val="24"/>
        </w:rPr>
      </w:pPr>
      <w:r w:rsidRPr="00662C0C">
        <w:rPr>
          <w:rFonts w:ascii="Segoe UI" w:hAnsi="Segoe UI" w:eastAsia="Times New Roman" w:cs="Segoe UI"/>
          <w:b/>
          <w:sz w:val="24"/>
          <w:szCs w:val="24"/>
        </w:rPr>
        <w:t>Manage Data</w:t>
      </w:r>
      <w:r w:rsidRPr="00662C0C">
        <w:rPr>
          <w:rFonts w:ascii="Segoe UI" w:hAnsi="Segoe UI" w:eastAsia="Times New Roman" w:cs="Segoe UI"/>
          <w:sz w:val="24"/>
          <w:szCs w:val="24"/>
        </w:rPr>
        <w:t>:</w:t>
      </w:r>
    </w:p>
    <w:p w:rsidRPr="00662C0C" w:rsidR="005E5BE0" w:rsidRDefault="007B42CC" w14:paraId="27F5C491" w14:textId="77777777">
      <w:pPr>
        <w:numPr>
          <w:ilvl w:val="0"/>
          <w:numId w:val="26"/>
        </w:numPr>
        <w:jc w:val="both"/>
        <w:rPr>
          <w:rFonts w:ascii="Segoe UI" w:hAnsi="Segoe UI" w:eastAsia="Times New Roman" w:cs="Segoe UI"/>
          <w:sz w:val="24"/>
          <w:szCs w:val="24"/>
        </w:rPr>
      </w:pPr>
      <w:r w:rsidRPr="00662C0C">
        <w:rPr>
          <w:rFonts w:ascii="Segoe UI" w:hAnsi="Segoe UI" w:eastAsia="Times New Roman" w:cs="Segoe UI"/>
          <w:b/>
          <w:sz w:val="24"/>
          <w:szCs w:val="24"/>
        </w:rPr>
        <w:t>Remove All</w:t>
      </w:r>
      <w:r w:rsidRPr="00662C0C">
        <w:rPr>
          <w:rFonts w:ascii="Segoe UI" w:hAnsi="Segoe UI" w:eastAsia="Times New Roman" w:cs="Segoe UI"/>
          <w:sz w:val="24"/>
          <w:szCs w:val="24"/>
        </w:rPr>
        <w:t>: Clear all datasets using the Remove All icon.</w:t>
      </w:r>
    </w:p>
    <w:p w:rsidRPr="00662C0C" w:rsidR="005E5BE0" w:rsidRDefault="007B42CC" w14:paraId="1A82B8EF" w14:textId="77777777">
      <w:pPr>
        <w:numPr>
          <w:ilvl w:val="0"/>
          <w:numId w:val="26"/>
        </w:numPr>
        <w:jc w:val="both"/>
        <w:rPr>
          <w:rFonts w:ascii="Segoe UI" w:hAnsi="Segoe UI" w:eastAsia="Times New Roman" w:cs="Segoe UI"/>
          <w:sz w:val="24"/>
          <w:szCs w:val="24"/>
        </w:rPr>
      </w:pPr>
      <w:r w:rsidRPr="00662C0C">
        <w:rPr>
          <w:rFonts w:ascii="Segoe UI" w:hAnsi="Segoe UI" w:eastAsia="Times New Roman" w:cs="Segoe UI"/>
          <w:b/>
          <w:sz w:val="24"/>
          <w:szCs w:val="24"/>
        </w:rPr>
        <w:t>Collapse All</w:t>
      </w:r>
      <w:r w:rsidRPr="00662C0C">
        <w:rPr>
          <w:rFonts w:ascii="Segoe UI" w:hAnsi="Segoe UI" w:eastAsia="Times New Roman" w:cs="Segoe UI"/>
          <w:sz w:val="24"/>
          <w:szCs w:val="24"/>
        </w:rPr>
        <w:t>: Minimize all datasets for a cleaner view.</w:t>
      </w:r>
    </w:p>
    <w:p w:rsidRPr="00662C0C" w:rsidR="005E5BE0" w:rsidRDefault="007B42CC" w14:paraId="23FD5C87" w14:textId="77777777">
      <w:pPr>
        <w:numPr>
          <w:ilvl w:val="0"/>
          <w:numId w:val="26"/>
        </w:numPr>
        <w:jc w:val="both"/>
        <w:rPr>
          <w:rFonts w:ascii="Segoe UI" w:hAnsi="Segoe UI" w:eastAsia="Times New Roman" w:cs="Segoe UI"/>
          <w:sz w:val="24"/>
          <w:szCs w:val="24"/>
        </w:rPr>
      </w:pPr>
      <w:r w:rsidRPr="00662C0C">
        <w:rPr>
          <w:rFonts w:ascii="Segoe UI" w:hAnsi="Segoe UI" w:eastAsia="Times New Roman" w:cs="Segoe UI"/>
          <w:b/>
          <w:sz w:val="24"/>
          <w:szCs w:val="24"/>
        </w:rPr>
        <w:t>Individual Datasets</w:t>
      </w:r>
      <w:r w:rsidRPr="00662C0C">
        <w:rPr>
          <w:rFonts w:ascii="Segoe UI" w:hAnsi="Segoe UI" w:eastAsia="Times New Roman" w:cs="Segoe UI"/>
          <w:sz w:val="24"/>
          <w:szCs w:val="24"/>
        </w:rPr>
        <w:t>: Remove a specific dataset by clicking the 3-dot icon.</w:t>
      </w:r>
    </w:p>
    <w:p w:rsidRPr="00662C0C" w:rsidR="005E5BE0" w:rsidRDefault="007B42CC" w14:paraId="49D36742" w14:textId="77777777">
      <w:pPr>
        <w:numPr>
          <w:ilvl w:val="0"/>
          <w:numId w:val="26"/>
        </w:numPr>
        <w:jc w:val="both"/>
        <w:rPr>
          <w:rFonts w:ascii="Segoe UI" w:hAnsi="Segoe UI" w:eastAsia="Times New Roman" w:cs="Segoe UI"/>
          <w:sz w:val="24"/>
          <w:szCs w:val="24"/>
        </w:rPr>
      </w:pPr>
      <w:r w:rsidRPr="00662C0C">
        <w:rPr>
          <w:rFonts w:ascii="Segoe UI" w:hAnsi="Segoe UI" w:eastAsia="Times New Roman" w:cs="Segoe UI"/>
          <w:b/>
          <w:sz w:val="24"/>
          <w:szCs w:val="24"/>
        </w:rPr>
        <w:t>Data Toggle</w:t>
      </w:r>
      <w:r w:rsidRPr="00662C0C">
        <w:rPr>
          <w:rFonts w:ascii="Segoe UI" w:hAnsi="Segoe UI" w:eastAsia="Times New Roman" w:cs="Segoe UI"/>
          <w:sz w:val="24"/>
          <w:szCs w:val="24"/>
        </w:rPr>
        <w:t>: Use checkboxes to turn datasets on or off.</w:t>
      </w:r>
    </w:p>
    <w:p w:rsidRPr="00662C0C" w:rsidR="005E5BE0" w:rsidP="07C805DE" w:rsidRDefault="007B42CC" w14:paraId="4E2D1C01" w14:textId="77777777">
      <w:pPr>
        <w:numPr>
          <w:ilvl w:val="0"/>
          <w:numId w:val="26"/>
        </w:numPr>
        <w:spacing w:after="240"/>
        <w:jc w:val="both"/>
        <w:rPr>
          <w:rFonts w:ascii="Segoe UI" w:hAnsi="Segoe UI" w:eastAsia="Times New Roman" w:cs="Segoe UI"/>
          <w:sz w:val="24"/>
          <w:szCs w:val="24"/>
          <w:lang w:val="en-US"/>
        </w:rPr>
      </w:pPr>
      <w:r w:rsidRPr="07C805DE">
        <w:rPr>
          <w:rFonts w:ascii="Segoe UI" w:hAnsi="Segoe UI" w:eastAsia="Times New Roman" w:cs="Segoe UI"/>
          <w:b/>
          <w:bCs/>
          <w:sz w:val="24"/>
          <w:szCs w:val="24"/>
          <w:lang w:val="en-US"/>
        </w:rPr>
        <w:t>Data Details</w:t>
      </w:r>
      <w:r w:rsidRPr="07C805DE">
        <w:rPr>
          <w:rFonts w:ascii="Segoe UI" w:hAnsi="Segoe UI" w:eastAsia="Times New Roman" w:cs="Segoe UI"/>
          <w:sz w:val="24"/>
          <w:szCs w:val="24"/>
          <w:lang w:val="en-US"/>
        </w:rPr>
        <w:t>: Use the dropdown next to each dataset to zoom, adjust opacity, and view details. The Ideal zoom feature optimizes the view of the dataset</w:t>
      </w:r>
    </w:p>
    <w:p w:rsidRPr="00662C0C" w:rsidR="005E5BE0" w:rsidRDefault="007B42CC" w14:paraId="339821B7" w14:textId="77777777">
      <w:pPr>
        <w:spacing w:before="240" w:after="240"/>
        <w:jc w:val="both"/>
        <w:rPr>
          <w:rFonts w:ascii="Segoe UI" w:hAnsi="Segoe UI" w:eastAsia="Times New Roman" w:cs="Segoe UI"/>
          <w:sz w:val="24"/>
          <w:szCs w:val="24"/>
        </w:rPr>
      </w:pPr>
      <w:r w:rsidRPr="00662C0C">
        <w:rPr>
          <w:rFonts w:ascii="Segoe UI" w:hAnsi="Segoe UI" w:eastAsia="Times New Roman" w:cs="Segoe UI"/>
          <w:noProof/>
          <w:sz w:val="24"/>
          <w:szCs w:val="24"/>
        </w:rPr>
        <w:drawing>
          <wp:inline distT="114300" distB="114300" distL="114300" distR="114300" wp14:anchorId="0EC4600C" wp14:editId="1EA56828">
            <wp:extent cx="5734050" cy="2695575"/>
            <wp:effectExtent l="0" t="0" r="0" b="0"/>
            <wp:docPr id="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54"/>
                    <a:srcRect/>
                    <a:stretch>
                      <a:fillRect/>
                    </a:stretch>
                  </pic:blipFill>
                  <pic:spPr>
                    <a:xfrm>
                      <a:off x="0" y="0"/>
                      <a:ext cx="5734050" cy="2695575"/>
                    </a:xfrm>
                    <a:prstGeom prst="rect">
                      <a:avLst/>
                    </a:prstGeom>
                    <a:ln/>
                  </pic:spPr>
                </pic:pic>
              </a:graphicData>
            </a:graphic>
          </wp:inline>
        </w:drawing>
      </w:r>
    </w:p>
    <w:p w:rsidRPr="00662C0C" w:rsidR="005E5BE0" w:rsidP="00042BB8" w:rsidRDefault="007B42CC" w14:paraId="6E522AAA" w14:textId="413BA7F5">
      <w:pPr>
        <w:spacing w:before="240" w:after="240"/>
        <w:jc w:val="center"/>
        <w:rPr>
          <w:rFonts w:ascii="Segoe UI" w:hAnsi="Segoe UI" w:eastAsia="Times New Roman" w:cs="Segoe UI"/>
          <w:sz w:val="24"/>
          <w:szCs w:val="24"/>
        </w:rPr>
      </w:pPr>
      <w:r w:rsidRPr="00662C0C">
        <w:rPr>
          <w:rFonts w:ascii="Segoe UI" w:hAnsi="Segoe UI" w:eastAsia="Times New Roman" w:cs="Segoe UI"/>
          <w:sz w:val="24"/>
          <w:szCs w:val="24"/>
        </w:rPr>
        <w:t xml:space="preserve">Figure </w:t>
      </w:r>
      <w:r w:rsidR="00042BB8">
        <w:rPr>
          <w:rFonts w:ascii="Segoe UI" w:hAnsi="Segoe UI" w:eastAsia="Times New Roman" w:cs="Segoe UI"/>
          <w:sz w:val="24"/>
          <w:szCs w:val="24"/>
        </w:rPr>
        <w:t>51</w:t>
      </w:r>
      <w:r w:rsidRPr="00662C0C">
        <w:rPr>
          <w:rFonts w:ascii="Segoe UI" w:hAnsi="Segoe UI" w:eastAsia="Times New Roman" w:cs="Segoe UI"/>
          <w:sz w:val="24"/>
          <w:szCs w:val="24"/>
        </w:rPr>
        <w:t>: Workbench displayed on the left side of the map</w:t>
      </w:r>
    </w:p>
    <w:p w:rsidRPr="00662C0C" w:rsidR="005E5BE0" w:rsidRDefault="007B42CC" w14:paraId="613BBD02" w14:textId="77777777">
      <w:pPr>
        <w:spacing w:before="240" w:after="40"/>
        <w:jc w:val="both"/>
        <w:rPr>
          <w:rFonts w:ascii="Segoe UI" w:hAnsi="Segoe UI" w:eastAsia="Times New Roman" w:cs="Segoe UI"/>
          <w:b/>
          <w:sz w:val="24"/>
          <w:szCs w:val="24"/>
        </w:rPr>
      </w:pPr>
      <w:r w:rsidRPr="00662C0C">
        <w:rPr>
          <w:rFonts w:ascii="Segoe UI" w:hAnsi="Segoe UI" w:eastAsia="Times New Roman" w:cs="Segoe UI"/>
          <w:b/>
          <w:sz w:val="24"/>
          <w:szCs w:val="24"/>
        </w:rPr>
        <w:t>3.4.4. About Page Overview</w:t>
      </w:r>
    </w:p>
    <w:p w:rsidRPr="00662C0C" w:rsidR="005E5BE0" w:rsidP="07C805DE" w:rsidRDefault="007B42CC" w14:paraId="4BCEDC4E" w14:textId="77777777">
      <w:pPr>
        <w:spacing w:before="240" w:after="40"/>
        <w:jc w:val="both"/>
        <w:rPr>
          <w:rFonts w:ascii="Segoe UI" w:hAnsi="Segoe UI" w:eastAsia="Times New Roman" w:cs="Segoe UI"/>
          <w:sz w:val="24"/>
          <w:szCs w:val="24"/>
          <w:lang w:val="en-US"/>
        </w:rPr>
      </w:pPr>
      <w:r w:rsidRPr="07C805DE">
        <w:rPr>
          <w:rFonts w:ascii="Segoe UI" w:hAnsi="Segoe UI" w:eastAsia="Times New Roman" w:cs="Segoe UI"/>
          <w:sz w:val="24"/>
          <w:szCs w:val="24"/>
          <w:lang w:val="en-US"/>
        </w:rPr>
        <w:t>The About icon on the platform opens a new browser window that provides users with information about the Limpopo Digital Twin Concept and its connection to the NationalMap platform. It explains the platform's purpose, its open data architecture, and offers guidelines for using and contributing to the map. The page also covers software details, terms of use, and legal disclaimers, ensuring users understand the data's limitations and how to access further support.</w:t>
      </w:r>
    </w:p>
    <w:p w:rsidRPr="00662C0C" w:rsidR="005E5BE0" w:rsidRDefault="005E5BE0" w14:paraId="59E6695C" w14:textId="77777777">
      <w:pPr>
        <w:jc w:val="both"/>
        <w:rPr>
          <w:rFonts w:ascii="Segoe UI" w:hAnsi="Segoe UI" w:eastAsia="Times New Roman" w:cs="Segoe UI"/>
          <w:sz w:val="24"/>
          <w:szCs w:val="24"/>
        </w:rPr>
      </w:pPr>
    </w:p>
    <w:p w:rsidRPr="00662C0C" w:rsidR="005E5BE0" w:rsidRDefault="007B42CC" w14:paraId="7764E422" w14:textId="77777777">
      <w:pPr>
        <w:jc w:val="both"/>
        <w:rPr>
          <w:rFonts w:ascii="Segoe UI" w:hAnsi="Segoe UI" w:eastAsia="Times New Roman" w:cs="Segoe UI"/>
          <w:b/>
          <w:sz w:val="24"/>
          <w:szCs w:val="24"/>
        </w:rPr>
      </w:pPr>
      <w:r w:rsidRPr="00662C0C">
        <w:rPr>
          <w:rFonts w:ascii="Segoe UI" w:hAnsi="Segoe UI" w:eastAsia="Times New Roman" w:cs="Segoe UI"/>
          <w:b/>
          <w:sz w:val="24"/>
          <w:szCs w:val="24"/>
        </w:rPr>
        <w:t>3.4.5 Related Maps Feature</w:t>
      </w:r>
    </w:p>
    <w:p w:rsidRPr="00662C0C" w:rsidR="005E5BE0" w:rsidP="07C805DE" w:rsidRDefault="007B42CC" w14:paraId="7490D3E6" w14:textId="77777777">
      <w:pPr>
        <w:spacing w:before="240" w:after="240"/>
        <w:jc w:val="both"/>
        <w:rPr>
          <w:rFonts w:ascii="Segoe UI" w:hAnsi="Segoe UI" w:eastAsia="Times New Roman" w:cs="Segoe UI"/>
          <w:sz w:val="24"/>
          <w:szCs w:val="24"/>
          <w:lang w:val="en-US"/>
        </w:rPr>
      </w:pPr>
      <w:r w:rsidRPr="07C805DE">
        <w:rPr>
          <w:rFonts w:ascii="Segoe UI" w:hAnsi="Segoe UI" w:eastAsia="Times New Roman" w:cs="Segoe UI"/>
          <w:sz w:val="24"/>
          <w:szCs w:val="24"/>
          <w:lang w:val="en-US"/>
        </w:rPr>
        <w:t>The Related Maps icon directs users to a page where they can access and explore similar maps from other platforms, such as NationalMap and Digital Twin Victoria. This feature helps users broaden their perspective by connecting to additional geospatial resources.</w:t>
      </w:r>
    </w:p>
    <w:p w:rsidRPr="00662C0C" w:rsidR="005E5BE0" w:rsidRDefault="007B42CC" w14:paraId="731E1FF4" w14:textId="77777777">
      <w:pPr>
        <w:numPr>
          <w:ilvl w:val="0"/>
          <w:numId w:val="40"/>
        </w:numPr>
        <w:spacing w:before="240"/>
        <w:jc w:val="both"/>
        <w:rPr>
          <w:rFonts w:ascii="Segoe UI" w:hAnsi="Segoe UI" w:eastAsia="Times New Roman" w:cs="Segoe UI"/>
          <w:sz w:val="24"/>
          <w:szCs w:val="24"/>
        </w:rPr>
      </w:pPr>
      <w:r w:rsidRPr="00662C0C">
        <w:rPr>
          <w:rFonts w:ascii="Segoe UI" w:hAnsi="Segoe UI" w:eastAsia="Times New Roman" w:cs="Segoe UI"/>
          <w:sz w:val="24"/>
          <w:szCs w:val="24"/>
        </w:rPr>
        <w:t>Navigation: Clicking on a map opens a new window or tab, taking users to the selected platform for further exploration.</w:t>
      </w:r>
    </w:p>
    <w:p w:rsidRPr="00662C0C" w:rsidR="005E5BE0" w:rsidP="07C805DE" w:rsidRDefault="007B42CC" w14:paraId="65BCC827" w14:textId="77777777">
      <w:pPr>
        <w:numPr>
          <w:ilvl w:val="0"/>
          <w:numId w:val="40"/>
        </w:numPr>
        <w:spacing w:after="240"/>
        <w:jc w:val="both"/>
        <w:rPr>
          <w:rFonts w:ascii="Segoe UI" w:hAnsi="Segoe UI" w:eastAsia="Times New Roman" w:cs="Segoe UI"/>
          <w:sz w:val="24"/>
          <w:szCs w:val="24"/>
          <w:lang w:val="en-US"/>
        </w:rPr>
      </w:pPr>
      <w:r w:rsidRPr="07C805DE">
        <w:rPr>
          <w:rFonts w:ascii="Segoe UI" w:hAnsi="Segoe UI" w:eastAsia="Times New Roman" w:cs="Segoe UI"/>
          <w:sz w:val="24"/>
          <w:szCs w:val="24"/>
          <w:lang w:val="en-US"/>
        </w:rPr>
        <w:t>Comparison and Exploration: Allows users to view and assess maps from different sources for enhanced spatial analysis.</w:t>
      </w:r>
    </w:p>
    <w:p w:rsidRPr="00662C0C" w:rsidR="005E5BE0" w:rsidRDefault="007B42CC" w14:paraId="16576B65" w14:textId="77777777">
      <w:pPr>
        <w:jc w:val="both"/>
        <w:rPr>
          <w:rFonts w:ascii="Segoe UI" w:hAnsi="Segoe UI" w:eastAsia="Times New Roman" w:cs="Segoe UI"/>
          <w:sz w:val="24"/>
          <w:szCs w:val="24"/>
        </w:rPr>
      </w:pPr>
      <w:r w:rsidRPr="00662C0C">
        <w:rPr>
          <w:rFonts w:ascii="Segoe UI" w:hAnsi="Segoe UI" w:eastAsia="Times New Roman" w:cs="Segoe UI"/>
          <w:noProof/>
          <w:sz w:val="24"/>
          <w:szCs w:val="24"/>
        </w:rPr>
        <w:drawing>
          <wp:inline distT="114300" distB="114300" distL="114300" distR="114300" wp14:anchorId="4A99780F" wp14:editId="7C9FB3C2">
            <wp:extent cx="5734050" cy="2695575"/>
            <wp:effectExtent l="0" t="0" r="0" b="0"/>
            <wp:docPr id="45"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55"/>
                    <a:srcRect/>
                    <a:stretch>
                      <a:fillRect/>
                    </a:stretch>
                  </pic:blipFill>
                  <pic:spPr>
                    <a:xfrm>
                      <a:off x="0" y="0"/>
                      <a:ext cx="5734050" cy="2695575"/>
                    </a:xfrm>
                    <a:prstGeom prst="rect">
                      <a:avLst/>
                    </a:prstGeom>
                    <a:ln/>
                  </pic:spPr>
                </pic:pic>
              </a:graphicData>
            </a:graphic>
          </wp:inline>
        </w:drawing>
      </w:r>
    </w:p>
    <w:p w:rsidR="005E5BE0" w:rsidP="00042BB8" w:rsidRDefault="007B42CC" w14:paraId="32BFB265" w14:textId="4C21BCCA">
      <w:pPr>
        <w:spacing w:before="240" w:after="240"/>
        <w:jc w:val="center"/>
        <w:rPr>
          <w:rFonts w:ascii="Segoe UI" w:hAnsi="Segoe UI" w:eastAsia="Times New Roman" w:cs="Segoe UI"/>
          <w:sz w:val="24"/>
          <w:szCs w:val="24"/>
        </w:rPr>
      </w:pPr>
      <w:r w:rsidRPr="00662C0C">
        <w:rPr>
          <w:rFonts w:ascii="Segoe UI" w:hAnsi="Segoe UI" w:eastAsia="Times New Roman" w:cs="Segoe UI"/>
          <w:sz w:val="24"/>
          <w:szCs w:val="24"/>
        </w:rPr>
        <w:t>Figure 5</w:t>
      </w:r>
      <w:r w:rsidR="00042BB8">
        <w:rPr>
          <w:rFonts w:ascii="Segoe UI" w:hAnsi="Segoe UI" w:eastAsia="Times New Roman" w:cs="Segoe UI"/>
          <w:sz w:val="24"/>
          <w:szCs w:val="24"/>
        </w:rPr>
        <w:t>2</w:t>
      </w:r>
      <w:r w:rsidRPr="00662C0C">
        <w:rPr>
          <w:rFonts w:ascii="Segoe UI" w:hAnsi="Segoe UI" w:eastAsia="Times New Roman" w:cs="Segoe UI"/>
          <w:sz w:val="24"/>
          <w:szCs w:val="24"/>
        </w:rPr>
        <w:t>: The “Related Maps” feature</w:t>
      </w:r>
      <w:r w:rsidR="00042BB8">
        <w:rPr>
          <w:rFonts w:ascii="Segoe UI" w:hAnsi="Segoe UI" w:eastAsia="Times New Roman" w:cs="Segoe UI"/>
          <w:sz w:val="24"/>
          <w:szCs w:val="24"/>
        </w:rPr>
        <w:t>.</w:t>
      </w:r>
    </w:p>
    <w:p w:rsidRPr="00662C0C" w:rsidR="00042BB8" w:rsidP="00042BB8" w:rsidRDefault="00042BB8" w14:paraId="223FB12C" w14:textId="77777777">
      <w:pPr>
        <w:spacing w:before="240" w:after="240"/>
        <w:jc w:val="center"/>
        <w:rPr>
          <w:rFonts w:ascii="Segoe UI" w:hAnsi="Segoe UI" w:eastAsia="Times New Roman" w:cs="Segoe UI"/>
          <w:sz w:val="24"/>
          <w:szCs w:val="24"/>
        </w:rPr>
      </w:pPr>
    </w:p>
    <w:p w:rsidRPr="00662C0C" w:rsidR="005E5BE0" w:rsidRDefault="007B42CC" w14:paraId="7F2BA913" w14:textId="77777777">
      <w:pPr>
        <w:spacing w:before="240" w:after="240"/>
        <w:jc w:val="both"/>
        <w:rPr>
          <w:rFonts w:ascii="Segoe UI" w:hAnsi="Segoe UI" w:eastAsia="Times New Roman" w:cs="Segoe UI"/>
          <w:b/>
          <w:sz w:val="24"/>
          <w:szCs w:val="24"/>
        </w:rPr>
      </w:pPr>
      <w:r w:rsidRPr="00662C0C">
        <w:rPr>
          <w:rFonts w:ascii="Segoe UI" w:hAnsi="Segoe UI" w:eastAsia="Times New Roman" w:cs="Segoe UI"/>
          <w:b/>
          <w:sz w:val="24"/>
          <w:szCs w:val="24"/>
        </w:rPr>
        <w:t xml:space="preserve">3.4.6 The Help feature </w:t>
      </w:r>
    </w:p>
    <w:p w:rsidRPr="00662C0C" w:rsidR="005E5BE0" w:rsidP="07C805DE" w:rsidRDefault="007B42CC" w14:paraId="49023CAE" w14:textId="77777777">
      <w:pPr>
        <w:spacing w:before="240" w:after="240"/>
        <w:jc w:val="both"/>
        <w:rPr>
          <w:rFonts w:ascii="Segoe UI" w:hAnsi="Segoe UI" w:eastAsia="Times New Roman" w:cs="Segoe UI"/>
          <w:sz w:val="24"/>
          <w:szCs w:val="24"/>
          <w:lang w:val="en-US"/>
        </w:rPr>
      </w:pPr>
      <w:r w:rsidRPr="07C805DE">
        <w:rPr>
          <w:rFonts w:ascii="Segoe UI" w:hAnsi="Segoe UI" w:eastAsia="Times New Roman" w:cs="Segoe UI"/>
          <w:sz w:val="24"/>
          <w:szCs w:val="24"/>
          <w:lang w:val="en-US"/>
        </w:rPr>
        <w:t xml:space="preserve">The Help feature of the WebGIS Portal is designed to provide users with comprehensive guidance and support for utilizing the platform effectively. It offers various resources and tools to assist users in navigating and making the most of the WebGIS Portal's functionalities. </w:t>
      </w:r>
    </w:p>
    <w:p w:rsidRPr="00662C0C" w:rsidR="005E5BE0" w:rsidRDefault="007B42CC" w14:paraId="75DEC5EF" w14:textId="77777777">
      <w:pPr>
        <w:spacing w:before="240" w:after="240"/>
        <w:jc w:val="both"/>
        <w:rPr>
          <w:rFonts w:ascii="Segoe UI" w:hAnsi="Segoe UI" w:eastAsia="Times New Roman" w:cs="Segoe UI"/>
          <w:sz w:val="24"/>
          <w:szCs w:val="24"/>
        </w:rPr>
      </w:pPr>
      <w:r w:rsidRPr="00662C0C">
        <w:rPr>
          <w:rFonts w:ascii="Segoe UI" w:hAnsi="Segoe UI" w:eastAsia="Times New Roman" w:cs="Segoe UI"/>
          <w:sz w:val="24"/>
          <w:szCs w:val="24"/>
        </w:rPr>
        <w:t>It includes a variety of resources such as:</w:t>
      </w:r>
    </w:p>
    <w:p w:rsidRPr="00662C0C" w:rsidR="005E5BE0" w:rsidP="19BF21B8" w:rsidRDefault="007B42CC" w14:paraId="7E5C6326" w14:textId="77777777">
      <w:pPr>
        <w:numPr>
          <w:ilvl w:val="0"/>
          <w:numId w:val="2"/>
        </w:numPr>
        <w:spacing w:before="240"/>
        <w:jc w:val="both"/>
        <w:rPr>
          <w:rFonts w:ascii="Segoe UI" w:hAnsi="Segoe UI" w:eastAsia="Times New Roman" w:cs="Segoe UI"/>
          <w:sz w:val="24"/>
          <w:szCs w:val="24"/>
          <w:lang w:val="en-US"/>
        </w:rPr>
      </w:pPr>
      <w:r w:rsidRPr="19BF21B8" w:rsidR="007B42CC">
        <w:rPr>
          <w:rFonts w:ascii="Segoe UI" w:hAnsi="Segoe UI" w:eastAsia="Times New Roman" w:cs="Segoe UI"/>
          <w:sz w:val="24"/>
          <w:szCs w:val="24"/>
          <w:lang w:val="en-US"/>
        </w:rPr>
        <w:t>Guides and Contact: Users can access guides or contact the support team at iwmigeospatial@gmail.com for help.</w:t>
      </w:r>
    </w:p>
    <w:p w:rsidRPr="00662C0C" w:rsidR="005E5BE0" w:rsidP="07C805DE" w:rsidRDefault="007B42CC" w14:paraId="3954966D" w14:textId="77777777">
      <w:pPr>
        <w:numPr>
          <w:ilvl w:val="0"/>
          <w:numId w:val="2"/>
        </w:numPr>
        <w:spacing w:after="240"/>
        <w:jc w:val="both"/>
        <w:rPr>
          <w:rFonts w:ascii="Segoe UI" w:hAnsi="Segoe UI" w:eastAsia="Times New Roman" w:cs="Segoe UI"/>
          <w:sz w:val="24"/>
          <w:szCs w:val="24"/>
          <w:lang w:val="en-US"/>
        </w:rPr>
      </w:pPr>
      <w:r w:rsidRPr="07C805DE">
        <w:rPr>
          <w:rFonts w:ascii="Segoe UI" w:hAnsi="Segoe UI" w:eastAsia="Times New Roman" w:cs="Segoe UI"/>
          <w:sz w:val="24"/>
          <w:szCs w:val="24"/>
          <w:lang w:val="en-US"/>
        </w:rPr>
        <w:t xml:space="preserve">Take the Tour: A guided tour for new users. This enables new users to navigate each feature on the portal while describing the functionalities of each feature. Click on “start tour” to begin. </w:t>
      </w:r>
    </w:p>
    <w:p w:rsidRPr="00662C0C" w:rsidR="005E5BE0" w:rsidRDefault="007B42CC" w14:paraId="7D1BA38B" w14:textId="77777777">
      <w:pPr>
        <w:spacing w:before="240" w:after="240"/>
        <w:jc w:val="both"/>
        <w:rPr>
          <w:rFonts w:ascii="Segoe UI" w:hAnsi="Segoe UI" w:eastAsia="Times New Roman" w:cs="Segoe UI"/>
          <w:sz w:val="24"/>
          <w:szCs w:val="24"/>
        </w:rPr>
      </w:pPr>
      <w:r w:rsidRPr="00662C0C">
        <w:rPr>
          <w:rFonts w:ascii="Segoe UI" w:hAnsi="Segoe UI" w:eastAsia="Times New Roman" w:cs="Segoe UI"/>
          <w:noProof/>
          <w:sz w:val="24"/>
          <w:szCs w:val="24"/>
        </w:rPr>
        <w:drawing>
          <wp:inline distT="114300" distB="114300" distL="114300" distR="114300" wp14:anchorId="15C0114A" wp14:editId="04640872">
            <wp:extent cx="5734050" cy="2695575"/>
            <wp:effectExtent l="0" t="0" r="0" b="0"/>
            <wp:docPr id="41"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56"/>
                    <a:srcRect/>
                    <a:stretch>
                      <a:fillRect/>
                    </a:stretch>
                  </pic:blipFill>
                  <pic:spPr>
                    <a:xfrm>
                      <a:off x="0" y="0"/>
                      <a:ext cx="5734050" cy="2695575"/>
                    </a:xfrm>
                    <a:prstGeom prst="rect">
                      <a:avLst/>
                    </a:prstGeom>
                    <a:ln/>
                  </pic:spPr>
                </pic:pic>
              </a:graphicData>
            </a:graphic>
          </wp:inline>
        </w:drawing>
      </w:r>
    </w:p>
    <w:p w:rsidRPr="00662C0C" w:rsidR="005E5BE0" w:rsidP="00042BB8" w:rsidRDefault="007B42CC" w14:paraId="285E046F" w14:textId="7781CA4A">
      <w:pPr>
        <w:spacing w:before="240" w:after="240"/>
        <w:jc w:val="center"/>
        <w:rPr>
          <w:rFonts w:ascii="Segoe UI" w:hAnsi="Segoe UI" w:eastAsia="Times New Roman" w:cs="Segoe UI"/>
          <w:sz w:val="24"/>
          <w:szCs w:val="24"/>
        </w:rPr>
      </w:pPr>
      <w:r w:rsidRPr="00662C0C">
        <w:rPr>
          <w:rFonts w:ascii="Segoe UI" w:hAnsi="Segoe UI" w:eastAsia="Times New Roman" w:cs="Segoe UI"/>
          <w:sz w:val="24"/>
          <w:szCs w:val="24"/>
        </w:rPr>
        <w:t xml:space="preserve">Figure </w:t>
      </w:r>
      <w:r w:rsidR="00042BB8">
        <w:rPr>
          <w:rFonts w:ascii="Segoe UI" w:hAnsi="Segoe UI" w:eastAsia="Times New Roman" w:cs="Segoe UI"/>
          <w:sz w:val="24"/>
          <w:szCs w:val="24"/>
        </w:rPr>
        <w:t>53</w:t>
      </w:r>
      <w:r w:rsidRPr="00662C0C">
        <w:rPr>
          <w:rFonts w:ascii="Segoe UI" w:hAnsi="Segoe UI" w:eastAsia="Times New Roman" w:cs="Segoe UI"/>
          <w:sz w:val="24"/>
          <w:szCs w:val="24"/>
        </w:rPr>
        <w:t>: The tour guide navigation feature.</w:t>
      </w:r>
    </w:p>
    <w:p w:rsidRPr="00662C0C" w:rsidR="005E5BE0" w:rsidRDefault="007B42CC" w14:paraId="39DCD065" w14:textId="77777777">
      <w:pPr>
        <w:numPr>
          <w:ilvl w:val="0"/>
          <w:numId w:val="2"/>
        </w:numPr>
        <w:spacing w:before="240"/>
        <w:jc w:val="both"/>
        <w:rPr>
          <w:rFonts w:ascii="Segoe UI" w:hAnsi="Segoe UI" w:eastAsia="Times New Roman" w:cs="Segoe UI"/>
          <w:sz w:val="24"/>
          <w:szCs w:val="24"/>
        </w:rPr>
      </w:pPr>
      <w:r w:rsidRPr="00662C0C">
        <w:rPr>
          <w:rFonts w:ascii="Segoe UI" w:hAnsi="Segoe UI" w:eastAsia="Times New Roman" w:cs="Segoe UI"/>
          <w:sz w:val="24"/>
          <w:szCs w:val="24"/>
        </w:rPr>
        <w:t>Getting Started with the Map: A video and instructions covering basic map functionality, such as searching for locations, exploring data sets, interacting with data layers, and changing the base map.</w:t>
      </w:r>
    </w:p>
    <w:p w:rsidRPr="00662C0C" w:rsidR="005E5BE0" w:rsidRDefault="007B42CC" w14:paraId="673383C3" w14:textId="77777777">
      <w:pPr>
        <w:numPr>
          <w:ilvl w:val="0"/>
          <w:numId w:val="2"/>
        </w:numPr>
        <w:jc w:val="both"/>
        <w:rPr>
          <w:rFonts w:ascii="Segoe UI" w:hAnsi="Segoe UI" w:eastAsia="Times New Roman" w:cs="Segoe UI"/>
          <w:sz w:val="24"/>
          <w:szCs w:val="24"/>
        </w:rPr>
      </w:pPr>
      <w:r w:rsidRPr="00662C0C">
        <w:rPr>
          <w:rFonts w:ascii="Segoe UI" w:hAnsi="Segoe UI" w:eastAsia="Times New Roman" w:cs="Segoe UI"/>
          <w:sz w:val="24"/>
          <w:szCs w:val="24"/>
        </w:rPr>
        <w:t>Step-by-Step Guides: Detailed instructions for various workflows.</w:t>
      </w:r>
    </w:p>
    <w:p w:rsidRPr="00662C0C" w:rsidR="005E5BE0" w:rsidP="07C805DE" w:rsidRDefault="007B42CC" w14:paraId="3E52BE36" w14:textId="77777777">
      <w:pPr>
        <w:numPr>
          <w:ilvl w:val="0"/>
          <w:numId w:val="2"/>
        </w:numPr>
        <w:spacing w:after="240"/>
        <w:jc w:val="both"/>
        <w:rPr>
          <w:rFonts w:ascii="Segoe UI" w:hAnsi="Segoe UI" w:eastAsia="Times New Roman" w:cs="Segoe UI"/>
          <w:sz w:val="24"/>
          <w:szCs w:val="24"/>
          <w:lang w:val="en-US"/>
        </w:rPr>
      </w:pPr>
      <w:r w:rsidRPr="07C805DE">
        <w:rPr>
          <w:rFonts w:ascii="Segoe UI" w:hAnsi="Segoe UI" w:eastAsia="Times New Roman" w:cs="Segoe UI"/>
          <w:sz w:val="24"/>
          <w:szCs w:val="24"/>
          <w:lang w:val="en-US"/>
        </w:rPr>
        <w:t>Share &amp; Story Migration: A guide on updating share links from older versions of TerriaJS.</w:t>
      </w:r>
    </w:p>
    <w:p w:rsidRPr="00662C0C" w:rsidR="005E5BE0" w:rsidRDefault="007B42CC" w14:paraId="0757E674" w14:textId="77777777">
      <w:pPr>
        <w:spacing w:before="240" w:after="240"/>
        <w:jc w:val="both"/>
        <w:rPr>
          <w:rFonts w:ascii="Segoe UI" w:hAnsi="Segoe UI" w:eastAsia="Times New Roman" w:cs="Segoe UI"/>
          <w:sz w:val="24"/>
          <w:szCs w:val="24"/>
        </w:rPr>
      </w:pPr>
      <w:r w:rsidRPr="00662C0C">
        <w:rPr>
          <w:rFonts w:ascii="Segoe UI" w:hAnsi="Segoe UI" w:eastAsia="Times New Roman" w:cs="Segoe UI"/>
          <w:noProof/>
          <w:sz w:val="24"/>
          <w:szCs w:val="24"/>
        </w:rPr>
        <w:drawing>
          <wp:inline distT="114300" distB="114300" distL="114300" distR="114300" wp14:anchorId="0CA4B89C" wp14:editId="264AFF2E">
            <wp:extent cx="5734050" cy="2695575"/>
            <wp:effectExtent l="0" t="0" r="0" b="0"/>
            <wp:docPr id="40"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57"/>
                    <a:srcRect/>
                    <a:stretch>
                      <a:fillRect/>
                    </a:stretch>
                  </pic:blipFill>
                  <pic:spPr>
                    <a:xfrm>
                      <a:off x="0" y="0"/>
                      <a:ext cx="5734050" cy="2695575"/>
                    </a:xfrm>
                    <a:prstGeom prst="rect">
                      <a:avLst/>
                    </a:prstGeom>
                    <a:ln/>
                  </pic:spPr>
                </pic:pic>
              </a:graphicData>
            </a:graphic>
          </wp:inline>
        </w:drawing>
      </w:r>
    </w:p>
    <w:p w:rsidRPr="00662C0C" w:rsidR="005E5BE0" w:rsidP="07C805DE" w:rsidRDefault="007B42CC" w14:paraId="52309288" w14:textId="48B16BA8">
      <w:pPr>
        <w:spacing w:before="240" w:after="240"/>
        <w:jc w:val="center"/>
        <w:rPr>
          <w:rFonts w:ascii="Segoe UI" w:hAnsi="Segoe UI" w:eastAsia="Times New Roman" w:cs="Segoe UI"/>
          <w:sz w:val="24"/>
          <w:szCs w:val="24"/>
          <w:lang w:val="en-US"/>
        </w:rPr>
      </w:pPr>
      <w:r w:rsidRPr="07C805DE">
        <w:rPr>
          <w:rFonts w:ascii="Segoe UI" w:hAnsi="Segoe UI" w:eastAsia="Times New Roman" w:cs="Segoe UI"/>
          <w:sz w:val="24"/>
          <w:szCs w:val="24"/>
          <w:lang w:val="en-US"/>
        </w:rPr>
        <w:t xml:space="preserve">Figure </w:t>
      </w:r>
      <w:r w:rsidRPr="07C805DE" w:rsidR="00042BB8">
        <w:rPr>
          <w:rFonts w:ascii="Segoe UI" w:hAnsi="Segoe UI" w:eastAsia="Times New Roman" w:cs="Segoe UI"/>
          <w:sz w:val="24"/>
          <w:szCs w:val="24"/>
          <w:lang w:val="en-US"/>
        </w:rPr>
        <w:t>54</w:t>
      </w:r>
      <w:r w:rsidRPr="07C805DE">
        <w:rPr>
          <w:rFonts w:ascii="Segoe UI" w:hAnsi="Segoe UI" w:eastAsia="Times New Roman" w:cs="Segoe UI"/>
          <w:sz w:val="24"/>
          <w:szCs w:val="24"/>
          <w:lang w:val="en-US"/>
        </w:rPr>
        <w:t>: Exploring the “Help” feature of the webGIS portal</w:t>
      </w:r>
    </w:p>
    <w:p w:rsidRPr="00662C0C" w:rsidR="005E5BE0" w:rsidRDefault="007B42CC" w14:paraId="2C72538F" w14:textId="77777777">
      <w:pPr>
        <w:spacing w:before="240" w:after="240"/>
        <w:jc w:val="both"/>
        <w:rPr>
          <w:rFonts w:ascii="Segoe UI" w:hAnsi="Segoe UI" w:eastAsia="Times New Roman" w:cs="Segoe UI"/>
          <w:b/>
          <w:sz w:val="24"/>
          <w:szCs w:val="24"/>
        </w:rPr>
      </w:pPr>
      <w:r w:rsidRPr="00662C0C">
        <w:rPr>
          <w:rFonts w:ascii="Segoe UI" w:hAnsi="Segoe UI" w:eastAsia="Times New Roman" w:cs="Segoe UI"/>
          <w:b/>
          <w:sz w:val="24"/>
          <w:szCs w:val="24"/>
        </w:rPr>
        <w:t>3.4.7 The Story feature</w:t>
      </w:r>
    </w:p>
    <w:p w:rsidRPr="00662C0C" w:rsidR="005E5BE0" w:rsidP="07C805DE" w:rsidRDefault="007B42CC" w14:paraId="38FC5ADC" w14:textId="77777777">
      <w:pPr>
        <w:spacing w:before="240" w:after="240"/>
        <w:jc w:val="both"/>
        <w:rPr>
          <w:rFonts w:ascii="Segoe UI" w:hAnsi="Segoe UI" w:eastAsia="Times New Roman" w:cs="Segoe UI"/>
          <w:sz w:val="24"/>
          <w:szCs w:val="24"/>
          <w:lang w:val="en-US"/>
        </w:rPr>
      </w:pPr>
      <w:r w:rsidRPr="07C805DE">
        <w:rPr>
          <w:rFonts w:ascii="Segoe UI" w:hAnsi="Segoe UI" w:eastAsia="Times New Roman" w:cs="Segoe UI"/>
          <w:sz w:val="24"/>
          <w:szCs w:val="24"/>
          <w:lang w:val="en-US"/>
        </w:rPr>
        <w:t>This feature in the WebGIS Portal enables users to create and share compelling narratives by capturing and presenting geospatial data in a structured format. This feature is designed to help users tell their stories effectively by leveraging the visual and interactive capabilities of the portal.</w:t>
      </w:r>
    </w:p>
    <w:p w:rsidRPr="00662C0C" w:rsidR="005E5BE0" w:rsidRDefault="007B42CC" w14:paraId="44366F75" w14:textId="77777777">
      <w:pPr>
        <w:spacing w:before="240" w:after="240"/>
        <w:jc w:val="both"/>
        <w:rPr>
          <w:rFonts w:ascii="Segoe UI" w:hAnsi="Segoe UI" w:eastAsia="Times New Roman" w:cs="Segoe UI"/>
          <w:sz w:val="24"/>
          <w:szCs w:val="24"/>
        </w:rPr>
      </w:pPr>
      <w:r w:rsidRPr="00662C0C">
        <w:rPr>
          <w:rFonts w:ascii="Segoe UI" w:hAnsi="Segoe UI" w:eastAsia="Times New Roman" w:cs="Segoe UI"/>
          <w:noProof/>
          <w:sz w:val="24"/>
          <w:szCs w:val="24"/>
        </w:rPr>
        <w:drawing>
          <wp:inline distT="114300" distB="114300" distL="114300" distR="114300" wp14:anchorId="262C5EA1" wp14:editId="0F3714F1">
            <wp:extent cx="5734050" cy="2676525"/>
            <wp:effectExtent l="0" t="0" r="0" b="0"/>
            <wp:docPr id="1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58"/>
                    <a:srcRect/>
                    <a:stretch>
                      <a:fillRect/>
                    </a:stretch>
                  </pic:blipFill>
                  <pic:spPr>
                    <a:xfrm>
                      <a:off x="0" y="0"/>
                      <a:ext cx="5734050" cy="2676525"/>
                    </a:xfrm>
                    <a:prstGeom prst="rect">
                      <a:avLst/>
                    </a:prstGeom>
                    <a:ln/>
                  </pic:spPr>
                </pic:pic>
              </a:graphicData>
            </a:graphic>
          </wp:inline>
        </w:drawing>
      </w:r>
    </w:p>
    <w:p w:rsidRPr="00662C0C" w:rsidR="005E5BE0" w:rsidP="00042BB8" w:rsidRDefault="007B42CC" w14:paraId="775EA48E" w14:textId="03BAF055">
      <w:pPr>
        <w:spacing w:before="240" w:after="240"/>
        <w:jc w:val="center"/>
        <w:rPr>
          <w:rFonts w:ascii="Segoe UI" w:hAnsi="Segoe UI" w:eastAsia="Times New Roman" w:cs="Segoe UI"/>
          <w:sz w:val="24"/>
          <w:szCs w:val="24"/>
        </w:rPr>
      </w:pPr>
      <w:r w:rsidRPr="00662C0C">
        <w:rPr>
          <w:rFonts w:ascii="Segoe UI" w:hAnsi="Segoe UI" w:eastAsia="Times New Roman" w:cs="Segoe UI"/>
          <w:sz w:val="24"/>
          <w:szCs w:val="24"/>
        </w:rPr>
        <w:t>Figure 5</w:t>
      </w:r>
      <w:r w:rsidR="00042BB8">
        <w:rPr>
          <w:rFonts w:ascii="Segoe UI" w:hAnsi="Segoe UI" w:eastAsia="Times New Roman" w:cs="Segoe UI"/>
          <w:sz w:val="24"/>
          <w:szCs w:val="24"/>
        </w:rPr>
        <w:t>4</w:t>
      </w:r>
      <w:r w:rsidRPr="00662C0C">
        <w:rPr>
          <w:rFonts w:ascii="Segoe UI" w:hAnsi="Segoe UI" w:eastAsia="Times New Roman" w:cs="Segoe UI"/>
          <w:sz w:val="24"/>
          <w:szCs w:val="24"/>
        </w:rPr>
        <w:t>: Description of the story tool for creating informative narratives.</w:t>
      </w:r>
    </w:p>
    <w:p w:rsidRPr="00662C0C" w:rsidR="005E5BE0" w:rsidRDefault="007B42CC" w14:paraId="04DBDF9D" w14:textId="77777777">
      <w:pPr>
        <w:spacing w:after="480"/>
        <w:jc w:val="both"/>
        <w:rPr>
          <w:rFonts w:ascii="Segoe UI" w:hAnsi="Segoe UI" w:eastAsia="Times New Roman" w:cs="Segoe UI"/>
          <w:sz w:val="24"/>
          <w:szCs w:val="24"/>
        </w:rPr>
      </w:pPr>
      <w:r w:rsidRPr="00662C0C">
        <w:rPr>
          <w:rFonts w:ascii="Segoe UI" w:hAnsi="Segoe UI" w:eastAsia="Times New Roman" w:cs="Segoe UI"/>
          <w:sz w:val="24"/>
          <w:szCs w:val="24"/>
        </w:rPr>
        <w:t xml:space="preserve">Users can create and share stories that highlight specific aspects of the data, including adding narrative and visual elements to enhance data presentation. </w:t>
      </w:r>
    </w:p>
    <w:p w:rsidRPr="00662C0C" w:rsidR="005E5BE0" w:rsidRDefault="007B42CC" w14:paraId="021E3F9D" w14:textId="77777777">
      <w:pPr>
        <w:spacing w:before="240" w:after="40"/>
        <w:jc w:val="both"/>
        <w:rPr>
          <w:rFonts w:ascii="Segoe UI" w:hAnsi="Segoe UI" w:eastAsia="Times New Roman" w:cs="Segoe UI"/>
          <w:b/>
          <w:sz w:val="24"/>
          <w:szCs w:val="24"/>
        </w:rPr>
      </w:pPr>
      <w:r w:rsidRPr="00662C0C">
        <w:rPr>
          <w:rFonts w:ascii="Segoe UI" w:hAnsi="Segoe UI" w:eastAsia="Times New Roman" w:cs="Segoe UI"/>
          <w:b/>
          <w:sz w:val="24"/>
          <w:szCs w:val="24"/>
        </w:rPr>
        <w:t>3.4.7.1 Story Feature Components</w:t>
      </w:r>
    </w:p>
    <w:p w:rsidRPr="00662C0C" w:rsidR="005E5BE0" w:rsidRDefault="007B42CC" w14:paraId="5D7B18A4" w14:textId="77777777">
      <w:pPr>
        <w:spacing w:before="240" w:after="240"/>
        <w:jc w:val="both"/>
        <w:rPr>
          <w:rFonts w:ascii="Segoe UI" w:hAnsi="Segoe UI" w:eastAsia="Times New Roman" w:cs="Segoe UI"/>
          <w:sz w:val="24"/>
          <w:szCs w:val="24"/>
        </w:rPr>
      </w:pPr>
      <w:r w:rsidRPr="00662C0C">
        <w:rPr>
          <w:rFonts w:ascii="Segoe UI" w:hAnsi="Segoe UI" w:eastAsia="Times New Roman" w:cs="Segoe UI"/>
          <w:sz w:val="24"/>
          <w:szCs w:val="24"/>
        </w:rPr>
        <w:t xml:space="preserve">Story Editor: The Story Editor is the primary interface where users can create and manage their stories. It provides tools for integrating maps, data layers, and narrative text into a coordinated presentation. Users can create and share stories that highlight specific aspects of the data, including adding narrative and visual elements to enhance data presentation. </w:t>
      </w:r>
    </w:p>
    <w:p w:rsidRPr="00662C0C" w:rsidR="005E5BE0" w:rsidRDefault="007B42CC" w14:paraId="566D24AB" w14:textId="77777777">
      <w:pPr>
        <w:spacing w:before="240" w:after="240"/>
        <w:jc w:val="both"/>
        <w:rPr>
          <w:rFonts w:ascii="Segoe UI" w:hAnsi="Segoe UI" w:eastAsia="Times New Roman" w:cs="Segoe UI"/>
          <w:sz w:val="24"/>
          <w:szCs w:val="24"/>
        </w:rPr>
      </w:pPr>
      <w:r w:rsidRPr="00662C0C">
        <w:rPr>
          <w:rFonts w:ascii="Segoe UI" w:hAnsi="Segoe UI" w:eastAsia="Times New Roman" w:cs="Segoe UI"/>
          <w:b/>
          <w:sz w:val="24"/>
          <w:szCs w:val="24"/>
        </w:rPr>
        <w:t>3.4.7.2 Getting Started:</w:t>
      </w:r>
      <w:r w:rsidRPr="00662C0C">
        <w:rPr>
          <w:rFonts w:ascii="Segoe UI" w:hAnsi="Segoe UI" w:eastAsia="Times New Roman" w:cs="Segoe UI"/>
          <w:sz w:val="24"/>
          <w:szCs w:val="24"/>
        </w:rPr>
        <w:t xml:space="preserve"> The “Getting Started” tab directs users to a YouTube video created by Terria that covers the basics of data stories. This video provides a visual and practical introduction to creating and using the story tool within the portal. In addition to the video, users have access to a getting started guide developed by Terria. This guide includes detailed instructions on how to use the Story Editor, capture scenes, and incorporate various elements into their stories.</w:t>
      </w:r>
    </w:p>
    <w:p w:rsidRPr="00662C0C" w:rsidR="005E5BE0" w:rsidP="07C805DE" w:rsidRDefault="007B42CC" w14:paraId="3424A3D7" w14:textId="77777777">
      <w:pPr>
        <w:spacing w:before="240" w:after="240"/>
        <w:jc w:val="both"/>
        <w:rPr>
          <w:rFonts w:ascii="Segoe UI" w:hAnsi="Segoe UI" w:eastAsia="Times New Roman" w:cs="Segoe UI"/>
          <w:sz w:val="24"/>
          <w:szCs w:val="24"/>
          <w:lang w:val="en-US"/>
        </w:rPr>
      </w:pPr>
      <w:r w:rsidRPr="07C805DE">
        <w:rPr>
          <w:rFonts w:ascii="Segoe UI" w:hAnsi="Segoe UI" w:eastAsia="Times New Roman" w:cs="Segoe UI"/>
          <w:b/>
          <w:bCs/>
          <w:sz w:val="24"/>
          <w:szCs w:val="24"/>
          <w:lang w:val="en-US"/>
        </w:rPr>
        <w:t>3.4.7.3 Capture Scene:</w:t>
      </w:r>
      <w:r w:rsidRPr="07C805DE">
        <w:rPr>
          <w:rFonts w:ascii="Segoe UI" w:hAnsi="Segoe UI" w:eastAsia="Times New Roman" w:cs="Segoe UI"/>
          <w:sz w:val="24"/>
          <w:szCs w:val="24"/>
          <w:lang w:val="en-US"/>
        </w:rPr>
        <w:t xml:space="preserve"> To start storytelling, users can click the “Capture Scene” icon. This opens a pop-up where users can enter a project title and a detailed description, similar to a Microsoft Word interface. Once completed, users click "Save" to save their work.</w:t>
      </w:r>
    </w:p>
    <w:p w:rsidRPr="00662C0C" w:rsidR="005E5BE0" w:rsidRDefault="007B42CC" w14:paraId="7CAE4246" w14:textId="77777777">
      <w:pPr>
        <w:spacing w:before="240"/>
        <w:jc w:val="both"/>
        <w:rPr>
          <w:rFonts w:ascii="Segoe UI" w:hAnsi="Segoe UI" w:eastAsia="Times New Roman" w:cs="Segoe UI"/>
          <w:sz w:val="24"/>
          <w:szCs w:val="24"/>
        </w:rPr>
      </w:pPr>
      <w:r w:rsidRPr="00662C0C">
        <w:rPr>
          <w:rFonts w:ascii="Segoe UI" w:hAnsi="Segoe UI" w:eastAsia="Times New Roman" w:cs="Segoe UI"/>
          <w:noProof/>
          <w:sz w:val="24"/>
          <w:szCs w:val="24"/>
        </w:rPr>
        <w:drawing>
          <wp:inline distT="114300" distB="114300" distL="114300" distR="114300" wp14:anchorId="4F2B1BD8" wp14:editId="43D81372">
            <wp:extent cx="5734050" cy="2686050"/>
            <wp:effectExtent l="0" t="0" r="0" b="0"/>
            <wp:docPr id="17"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59"/>
                    <a:srcRect/>
                    <a:stretch>
                      <a:fillRect/>
                    </a:stretch>
                  </pic:blipFill>
                  <pic:spPr>
                    <a:xfrm>
                      <a:off x="0" y="0"/>
                      <a:ext cx="5734050" cy="2686050"/>
                    </a:xfrm>
                    <a:prstGeom prst="rect">
                      <a:avLst/>
                    </a:prstGeom>
                    <a:ln/>
                  </pic:spPr>
                </pic:pic>
              </a:graphicData>
            </a:graphic>
          </wp:inline>
        </w:drawing>
      </w:r>
    </w:p>
    <w:p w:rsidRPr="00662C0C" w:rsidR="005E5BE0" w:rsidP="07C805DE" w:rsidRDefault="007B42CC" w14:paraId="44316919" w14:textId="38A70EFC">
      <w:pPr>
        <w:spacing w:before="240" w:after="240"/>
        <w:jc w:val="center"/>
        <w:rPr>
          <w:rFonts w:ascii="Segoe UI" w:hAnsi="Segoe UI" w:eastAsia="Times New Roman" w:cs="Segoe UI"/>
          <w:sz w:val="24"/>
          <w:szCs w:val="24"/>
          <w:lang w:val="en-US"/>
        </w:rPr>
      </w:pPr>
      <w:r w:rsidRPr="07C805DE">
        <w:rPr>
          <w:rFonts w:ascii="Segoe UI" w:hAnsi="Segoe UI" w:eastAsia="Times New Roman" w:cs="Segoe UI"/>
          <w:sz w:val="24"/>
          <w:szCs w:val="24"/>
          <w:lang w:val="en-US"/>
        </w:rPr>
        <w:t>Figure 5</w:t>
      </w:r>
      <w:r w:rsidRPr="07C805DE" w:rsidR="00042BB8">
        <w:rPr>
          <w:rFonts w:ascii="Segoe UI" w:hAnsi="Segoe UI" w:eastAsia="Times New Roman" w:cs="Segoe UI"/>
          <w:sz w:val="24"/>
          <w:szCs w:val="24"/>
          <w:lang w:val="en-US"/>
        </w:rPr>
        <w:t>4</w:t>
      </w:r>
      <w:r w:rsidRPr="07C805DE">
        <w:rPr>
          <w:rFonts w:ascii="Segoe UI" w:hAnsi="Segoe UI" w:eastAsia="Times New Roman" w:cs="Segoe UI"/>
          <w:sz w:val="24"/>
          <w:szCs w:val="24"/>
          <w:lang w:val="en-US"/>
        </w:rPr>
        <w:t>: Story tool interface on the WebGIS portal.</w:t>
      </w:r>
    </w:p>
    <w:p w:rsidRPr="00662C0C" w:rsidR="005E5BE0" w:rsidRDefault="007B42CC" w14:paraId="3699ACB0" w14:textId="77777777">
      <w:pPr>
        <w:spacing w:before="240"/>
        <w:jc w:val="both"/>
        <w:rPr>
          <w:rFonts w:ascii="Segoe UI" w:hAnsi="Segoe UI" w:eastAsia="Times New Roman" w:cs="Segoe UI"/>
          <w:sz w:val="24"/>
          <w:szCs w:val="24"/>
        </w:rPr>
      </w:pPr>
      <w:r w:rsidRPr="00662C0C">
        <w:rPr>
          <w:rFonts w:ascii="Segoe UI" w:hAnsi="Segoe UI" w:eastAsia="Times New Roman" w:cs="Segoe UI"/>
          <w:noProof/>
          <w:sz w:val="24"/>
          <w:szCs w:val="24"/>
        </w:rPr>
        <w:drawing>
          <wp:inline distT="114300" distB="114300" distL="114300" distR="114300" wp14:anchorId="536EDE6B" wp14:editId="5F579F30">
            <wp:extent cx="5734050" cy="2705100"/>
            <wp:effectExtent l="0" t="0" r="0" b="0"/>
            <wp:docPr id="1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60"/>
                    <a:srcRect/>
                    <a:stretch>
                      <a:fillRect/>
                    </a:stretch>
                  </pic:blipFill>
                  <pic:spPr>
                    <a:xfrm>
                      <a:off x="0" y="0"/>
                      <a:ext cx="5734050" cy="2705100"/>
                    </a:xfrm>
                    <a:prstGeom prst="rect">
                      <a:avLst/>
                    </a:prstGeom>
                    <a:ln/>
                  </pic:spPr>
                </pic:pic>
              </a:graphicData>
            </a:graphic>
          </wp:inline>
        </w:drawing>
      </w:r>
    </w:p>
    <w:p w:rsidRPr="00662C0C" w:rsidR="005E5BE0" w:rsidP="00042BB8" w:rsidRDefault="007B42CC" w14:paraId="4082B627" w14:textId="57F30E29">
      <w:pPr>
        <w:spacing w:before="240" w:after="240"/>
        <w:jc w:val="center"/>
        <w:rPr>
          <w:rFonts w:ascii="Segoe UI" w:hAnsi="Segoe UI" w:eastAsia="Times New Roman" w:cs="Segoe UI"/>
          <w:sz w:val="24"/>
          <w:szCs w:val="24"/>
        </w:rPr>
      </w:pPr>
      <w:r w:rsidRPr="00662C0C">
        <w:rPr>
          <w:rFonts w:ascii="Segoe UI" w:hAnsi="Segoe UI" w:eastAsia="Times New Roman" w:cs="Segoe UI"/>
          <w:sz w:val="24"/>
          <w:szCs w:val="24"/>
        </w:rPr>
        <w:t>Figure 5</w:t>
      </w:r>
      <w:r w:rsidR="00042BB8">
        <w:rPr>
          <w:rFonts w:ascii="Segoe UI" w:hAnsi="Segoe UI" w:eastAsia="Times New Roman" w:cs="Segoe UI"/>
          <w:sz w:val="24"/>
          <w:szCs w:val="24"/>
        </w:rPr>
        <w:t>5</w:t>
      </w:r>
      <w:r w:rsidRPr="00662C0C">
        <w:rPr>
          <w:rFonts w:ascii="Segoe UI" w:hAnsi="Segoe UI" w:eastAsia="Times New Roman" w:cs="Segoe UI"/>
          <w:sz w:val="24"/>
          <w:szCs w:val="24"/>
        </w:rPr>
        <w:t>: Creating a story for a project using the capture scene tool in the story editor</w:t>
      </w:r>
    </w:p>
    <w:p w:rsidRPr="00662C0C" w:rsidR="005E5BE0" w:rsidRDefault="007B42CC" w14:paraId="7192C451" w14:textId="77777777">
      <w:pPr>
        <w:spacing w:before="240"/>
        <w:jc w:val="both"/>
        <w:rPr>
          <w:rFonts w:ascii="Segoe UI" w:hAnsi="Segoe UI" w:eastAsia="Times New Roman" w:cs="Segoe UI"/>
          <w:b/>
          <w:sz w:val="24"/>
          <w:szCs w:val="24"/>
        </w:rPr>
      </w:pPr>
      <w:r w:rsidRPr="00662C0C">
        <w:rPr>
          <w:rFonts w:ascii="Segoe UI" w:hAnsi="Segoe UI" w:eastAsia="Times New Roman" w:cs="Segoe UI"/>
          <w:b/>
          <w:sz w:val="24"/>
          <w:szCs w:val="24"/>
        </w:rPr>
        <w:t>3.4.8. Share/Print Feature</w:t>
      </w:r>
    </w:p>
    <w:p w:rsidRPr="00662C0C" w:rsidR="005E5BE0" w:rsidRDefault="007B42CC" w14:paraId="26824293" w14:textId="77777777">
      <w:pPr>
        <w:spacing w:before="240" w:after="240"/>
        <w:jc w:val="both"/>
        <w:rPr>
          <w:rFonts w:ascii="Segoe UI" w:hAnsi="Segoe UI" w:eastAsia="Times New Roman" w:cs="Segoe UI"/>
          <w:sz w:val="24"/>
          <w:szCs w:val="24"/>
        </w:rPr>
      </w:pPr>
      <w:r w:rsidRPr="00662C0C">
        <w:rPr>
          <w:rFonts w:ascii="Segoe UI" w:hAnsi="Segoe UI" w:eastAsia="Times New Roman" w:cs="Segoe UI"/>
          <w:sz w:val="24"/>
          <w:szCs w:val="24"/>
        </w:rPr>
        <w:t>The Share/Print feature allows users to:</w:t>
      </w:r>
    </w:p>
    <w:p w:rsidRPr="00662C0C" w:rsidR="005E5BE0" w:rsidRDefault="007B42CC" w14:paraId="6E40D1A6" w14:textId="77777777">
      <w:pPr>
        <w:numPr>
          <w:ilvl w:val="0"/>
          <w:numId w:val="27"/>
        </w:numPr>
        <w:spacing w:before="240"/>
        <w:jc w:val="both"/>
        <w:rPr>
          <w:rFonts w:ascii="Segoe UI" w:hAnsi="Segoe UI" w:eastAsia="Times New Roman" w:cs="Segoe UI"/>
          <w:sz w:val="24"/>
          <w:szCs w:val="24"/>
        </w:rPr>
      </w:pPr>
      <w:r w:rsidRPr="00662C0C">
        <w:rPr>
          <w:rFonts w:ascii="Segoe UI" w:hAnsi="Segoe UI" w:eastAsia="Times New Roman" w:cs="Segoe UI"/>
          <w:sz w:val="24"/>
          <w:szCs w:val="24"/>
        </w:rPr>
        <w:t>Share: Generate a URL to share the project.</w:t>
      </w:r>
    </w:p>
    <w:p w:rsidRPr="00662C0C" w:rsidR="005E5BE0" w:rsidRDefault="007B42CC" w14:paraId="47B7BBC0" w14:textId="77777777">
      <w:pPr>
        <w:numPr>
          <w:ilvl w:val="0"/>
          <w:numId w:val="27"/>
        </w:numPr>
        <w:jc w:val="both"/>
        <w:rPr>
          <w:rFonts w:ascii="Segoe UI" w:hAnsi="Segoe UI" w:eastAsia="Times New Roman" w:cs="Segoe UI"/>
          <w:sz w:val="24"/>
          <w:szCs w:val="24"/>
        </w:rPr>
      </w:pPr>
      <w:r w:rsidRPr="00662C0C">
        <w:rPr>
          <w:rFonts w:ascii="Segoe UI" w:hAnsi="Segoe UI" w:eastAsia="Times New Roman" w:cs="Segoe UI"/>
          <w:sz w:val="24"/>
          <w:szCs w:val="24"/>
        </w:rPr>
        <w:t>Download: Save the map as a PNG image.</w:t>
      </w:r>
    </w:p>
    <w:p w:rsidRPr="00662C0C" w:rsidR="005E5BE0" w:rsidRDefault="007B42CC" w14:paraId="6EAA84B2" w14:textId="77777777">
      <w:pPr>
        <w:numPr>
          <w:ilvl w:val="0"/>
          <w:numId w:val="27"/>
        </w:numPr>
        <w:spacing w:after="240"/>
        <w:jc w:val="both"/>
        <w:rPr>
          <w:rFonts w:ascii="Segoe UI" w:hAnsi="Segoe UI" w:eastAsia="Times New Roman" w:cs="Segoe UI"/>
          <w:sz w:val="24"/>
          <w:szCs w:val="24"/>
        </w:rPr>
      </w:pPr>
      <w:r w:rsidRPr="00662C0C">
        <w:rPr>
          <w:rFonts w:ascii="Segoe UI" w:hAnsi="Segoe UI" w:eastAsia="Times New Roman" w:cs="Segoe UI"/>
          <w:sz w:val="24"/>
          <w:szCs w:val="24"/>
        </w:rPr>
        <w:t>Print: View and print the map.</w:t>
      </w:r>
    </w:p>
    <w:p w:rsidRPr="00662C0C" w:rsidR="005E5BE0" w:rsidRDefault="007B42CC" w14:paraId="1EB1999A" w14:textId="77777777">
      <w:pPr>
        <w:spacing w:before="240" w:after="240"/>
        <w:jc w:val="both"/>
        <w:rPr>
          <w:rFonts w:ascii="Segoe UI" w:hAnsi="Segoe UI" w:eastAsia="Times New Roman" w:cs="Segoe UI"/>
          <w:b/>
          <w:sz w:val="24"/>
          <w:szCs w:val="24"/>
        </w:rPr>
      </w:pPr>
      <w:r w:rsidRPr="00662C0C">
        <w:rPr>
          <w:rFonts w:ascii="Segoe UI" w:hAnsi="Segoe UI" w:eastAsia="Times New Roman" w:cs="Segoe UI"/>
          <w:b/>
          <w:sz w:val="24"/>
          <w:szCs w:val="24"/>
        </w:rPr>
        <w:t>3.4.8.1 Advanced Options:</w:t>
      </w:r>
    </w:p>
    <w:p w:rsidRPr="00662C0C" w:rsidR="005E5BE0" w:rsidRDefault="007B42CC" w14:paraId="1E5E6304" w14:textId="77777777">
      <w:pPr>
        <w:numPr>
          <w:ilvl w:val="0"/>
          <w:numId w:val="38"/>
        </w:numPr>
        <w:spacing w:before="240"/>
        <w:jc w:val="both"/>
        <w:rPr>
          <w:rFonts w:ascii="Segoe UI" w:hAnsi="Segoe UI" w:eastAsia="Times New Roman" w:cs="Segoe UI"/>
          <w:sz w:val="24"/>
          <w:szCs w:val="24"/>
        </w:rPr>
      </w:pPr>
      <w:r w:rsidRPr="00662C0C">
        <w:rPr>
          <w:rFonts w:ascii="Segoe UI" w:hAnsi="Segoe UI" w:eastAsia="Times New Roman" w:cs="Segoe UI"/>
          <w:sz w:val="24"/>
          <w:szCs w:val="24"/>
        </w:rPr>
        <w:t>Include Story: Add the story to the shared content.</w:t>
      </w:r>
    </w:p>
    <w:p w:rsidRPr="00662C0C" w:rsidR="005E5BE0" w:rsidRDefault="007B42CC" w14:paraId="26096187" w14:textId="77777777">
      <w:pPr>
        <w:numPr>
          <w:ilvl w:val="0"/>
          <w:numId w:val="38"/>
        </w:numPr>
        <w:spacing w:after="240"/>
        <w:jc w:val="both"/>
        <w:rPr>
          <w:rFonts w:ascii="Segoe UI" w:hAnsi="Segoe UI" w:eastAsia="Times New Roman" w:cs="Segoe UI"/>
          <w:sz w:val="24"/>
          <w:szCs w:val="24"/>
        </w:rPr>
      </w:pPr>
      <w:r w:rsidRPr="00662C0C">
        <w:rPr>
          <w:rFonts w:ascii="Segoe UI" w:hAnsi="Segoe UI" w:eastAsia="Times New Roman" w:cs="Segoe UI"/>
          <w:sz w:val="24"/>
          <w:szCs w:val="24"/>
        </w:rPr>
        <w:t>Shorten URL: Use a web service to create a shorter shareable link.</w:t>
      </w:r>
    </w:p>
    <w:p w:rsidRPr="00662C0C" w:rsidR="005E5BE0" w:rsidRDefault="007B42CC" w14:paraId="50EF400C" w14:textId="77777777">
      <w:pPr>
        <w:spacing w:before="240" w:after="240"/>
        <w:jc w:val="both"/>
        <w:rPr>
          <w:rFonts w:ascii="Segoe UI" w:hAnsi="Segoe UI" w:eastAsia="Times New Roman" w:cs="Segoe UI"/>
          <w:sz w:val="24"/>
          <w:szCs w:val="24"/>
        </w:rPr>
      </w:pPr>
      <w:r w:rsidRPr="00662C0C">
        <w:rPr>
          <w:rFonts w:ascii="Segoe UI" w:hAnsi="Segoe UI" w:eastAsia="Times New Roman" w:cs="Segoe UI"/>
          <w:sz w:val="24"/>
          <w:szCs w:val="24"/>
        </w:rPr>
        <w:t>To access these options, click on the "Advanced Options" dropdown.</w:t>
      </w:r>
    </w:p>
    <w:p w:rsidRPr="00662C0C" w:rsidR="005E5BE0" w:rsidRDefault="007B42CC" w14:paraId="0578FB8F" w14:textId="77777777">
      <w:pPr>
        <w:spacing w:before="240"/>
        <w:jc w:val="both"/>
        <w:rPr>
          <w:rFonts w:ascii="Segoe UI" w:hAnsi="Segoe UI" w:eastAsia="Times New Roman" w:cs="Segoe UI"/>
          <w:sz w:val="24"/>
          <w:szCs w:val="24"/>
        </w:rPr>
      </w:pPr>
      <w:r w:rsidRPr="00662C0C">
        <w:rPr>
          <w:rFonts w:ascii="Segoe UI" w:hAnsi="Segoe UI" w:eastAsia="Times New Roman" w:cs="Segoe UI"/>
          <w:noProof/>
          <w:sz w:val="24"/>
          <w:szCs w:val="24"/>
        </w:rPr>
        <w:drawing>
          <wp:inline distT="114300" distB="114300" distL="114300" distR="114300" wp14:anchorId="3F82D8FE" wp14:editId="19CB58F9">
            <wp:extent cx="5734050" cy="2609850"/>
            <wp:effectExtent l="0" t="0" r="0" b="0"/>
            <wp:docPr id="52" name="image62.png"/>
            <wp:cNvGraphicFramePr/>
            <a:graphic xmlns:a="http://schemas.openxmlformats.org/drawingml/2006/main">
              <a:graphicData uri="http://schemas.openxmlformats.org/drawingml/2006/picture">
                <pic:pic xmlns:pic="http://schemas.openxmlformats.org/drawingml/2006/picture">
                  <pic:nvPicPr>
                    <pic:cNvPr id="0" name="image62.png"/>
                    <pic:cNvPicPr preferRelativeResize="0"/>
                  </pic:nvPicPr>
                  <pic:blipFill>
                    <a:blip r:embed="rId61"/>
                    <a:srcRect/>
                    <a:stretch>
                      <a:fillRect/>
                    </a:stretch>
                  </pic:blipFill>
                  <pic:spPr>
                    <a:xfrm>
                      <a:off x="0" y="0"/>
                      <a:ext cx="5734050" cy="2609850"/>
                    </a:xfrm>
                    <a:prstGeom prst="rect">
                      <a:avLst/>
                    </a:prstGeom>
                    <a:ln/>
                  </pic:spPr>
                </pic:pic>
              </a:graphicData>
            </a:graphic>
          </wp:inline>
        </w:drawing>
      </w:r>
    </w:p>
    <w:p w:rsidRPr="00662C0C" w:rsidR="005E5BE0" w:rsidP="00042BB8" w:rsidRDefault="007B42CC" w14:paraId="0D573F58" w14:textId="5A380410">
      <w:pPr>
        <w:spacing w:before="240" w:after="240"/>
        <w:jc w:val="center"/>
        <w:rPr>
          <w:rFonts w:ascii="Segoe UI" w:hAnsi="Segoe UI" w:eastAsia="Times New Roman" w:cs="Segoe UI"/>
          <w:sz w:val="24"/>
          <w:szCs w:val="24"/>
        </w:rPr>
      </w:pPr>
      <w:r w:rsidRPr="00662C0C">
        <w:rPr>
          <w:rFonts w:ascii="Segoe UI" w:hAnsi="Segoe UI" w:eastAsia="Times New Roman" w:cs="Segoe UI"/>
          <w:sz w:val="24"/>
          <w:szCs w:val="24"/>
        </w:rPr>
        <w:t>Figure 5</w:t>
      </w:r>
      <w:r w:rsidR="00042BB8">
        <w:rPr>
          <w:rFonts w:ascii="Segoe UI" w:hAnsi="Segoe UI" w:eastAsia="Times New Roman" w:cs="Segoe UI"/>
          <w:sz w:val="24"/>
          <w:szCs w:val="24"/>
        </w:rPr>
        <w:t>6:</w:t>
      </w:r>
      <w:r w:rsidRPr="00662C0C">
        <w:rPr>
          <w:rFonts w:ascii="Segoe UI" w:hAnsi="Segoe UI" w:eastAsia="Times New Roman" w:cs="Segoe UI"/>
          <w:sz w:val="24"/>
          <w:szCs w:val="24"/>
        </w:rPr>
        <w:t xml:space="preserve"> Share/print tool interface for exporting and sharing maps.</w:t>
      </w:r>
    </w:p>
    <w:p w:rsidRPr="00662C0C" w:rsidR="005E5BE0" w:rsidRDefault="007B42CC" w14:paraId="6725D4C1" w14:textId="77777777">
      <w:pPr>
        <w:spacing w:before="240"/>
        <w:jc w:val="both"/>
        <w:rPr>
          <w:rFonts w:ascii="Segoe UI" w:hAnsi="Segoe UI" w:eastAsia="Times New Roman" w:cs="Segoe UI"/>
          <w:b/>
          <w:sz w:val="24"/>
          <w:szCs w:val="24"/>
        </w:rPr>
      </w:pPr>
      <w:r w:rsidRPr="00662C0C">
        <w:rPr>
          <w:rFonts w:ascii="Segoe UI" w:hAnsi="Segoe UI" w:eastAsia="Times New Roman" w:cs="Segoe UI"/>
          <w:b/>
          <w:sz w:val="24"/>
          <w:szCs w:val="24"/>
        </w:rPr>
        <w:t>3.4.9 View Controls</w:t>
      </w:r>
    </w:p>
    <w:p w:rsidRPr="00662C0C" w:rsidR="005E5BE0" w:rsidP="07C805DE" w:rsidRDefault="007B42CC" w14:paraId="315FDC63" w14:textId="77777777">
      <w:pPr>
        <w:spacing w:before="240" w:after="240"/>
        <w:jc w:val="both"/>
        <w:rPr>
          <w:rFonts w:ascii="Segoe UI" w:hAnsi="Segoe UI" w:eastAsia="Times New Roman" w:cs="Segoe UI"/>
          <w:sz w:val="24"/>
          <w:szCs w:val="24"/>
          <w:lang w:val="en-US"/>
        </w:rPr>
      </w:pPr>
      <w:r w:rsidRPr="07C805DE">
        <w:rPr>
          <w:rFonts w:ascii="Segoe UI" w:hAnsi="Segoe UI" w:eastAsia="Times New Roman" w:cs="Segoe UI"/>
          <w:sz w:val="24"/>
          <w:szCs w:val="24"/>
          <w:lang w:val="en-US"/>
        </w:rPr>
        <w:t>The View Controls icon, located on the right side of the map view and resembling a ring with a cross in the middle, offers:</w:t>
      </w:r>
    </w:p>
    <w:p w:rsidRPr="00662C0C" w:rsidR="005E5BE0" w:rsidP="07C805DE" w:rsidRDefault="007B42CC" w14:paraId="45968780" w14:textId="77777777">
      <w:pPr>
        <w:numPr>
          <w:ilvl w:val="0"/>
          <w:numId w:val="9"/>
        </w:numPr>
        <w:spacing w:before="240"/>
        <w:jc w:val="both"/>
        <w:rPr>
          <w:rFonts w:ascii="Segoe UI" w:hAnsi="Segoe UI" w:eastAsia="Times New Roman" w:cs="Segoe UI"/>
          <w:sz w:val="24"/>
          <w:szCs w:val="24"/>
          <w:lang w:val="en-US"/>
        </w:rPr>
      </w:pPr>
      <w:r w:rsidRPr="07C805DE">
        <w:rPr>
          <w:rFonts w:ascii="Segoe UI" w:hAnsi="Segoe UI" w:eastAsia="Times New Roman" w:cs="Segoe UI"/>
          <w:sz w:val="24"/>
          <w:szCs w:val="24"/>
          <w:lang w:val="en-US"/>
        </w:rPr>
        <w:t>Orientation: Rotate the map in 360 degrees.</w:t>
      </w:r>
    </w:p>
    <w:p w:rsidRPr="00662C0C" w:rsidR="005E5BE0" w:rsidRDefault="007B42CC" w14:paraId="3AD9028E" w14:textId="77777777">
      <w:pPr>
        <w:numPr>
          <w:ilvl w:val="0"/>
          <w:numId w:val="9"/>
        </w:numPr>
        <w:spacing w:after="240"/>
        <w:jc w:val="both"/>
        <w:rPr>
          <w:rFonts w:ascii="Segoe UI" w:hAnsi="Segoe UI" w:eastAsia="Times New Roman" w:cs="Segoe UI"/>
          <w:sz w:val="24"/>
          <w:szCs w:val="24"/>
        </w:rPr>
      </w:pPr>
      <w:r w:rsidRPr="00662C0C">
        <w:rPr>
          <w:rFonts w:ascii="Segoe UI" w:hAnsi="Segoe UI" w:eastAsia="Times New Roman" w:cs="Segoe UI"/>
          <w:sz w:val="24"/>
          <w:szCs w:val="24"/>
        </w:rPr>
        <w:t>Reset: Restore the default map orientation.</w:t>
      </w:r>
    </w:p>
    <w:p w:rsidRPr="00662C0C" w:rsidR="005E5BE0" w:rsidP="07C805DE" w:rsidRDefault="007B42CC" w14:paraId="3243DF3F" w14:textId="77777777">
      <w:pPr>
        <w:spacing w:before="240" w:after="240"/>
        <w:jc w:val="both"/>
        <w:rPr>
          <w:rFonts w:ascii="Segoe UI" w:hAnsi="Segoe UI" w:eastAsia="Times New Roman" w:cs="Segoe UI"/>
          <w:sz w:val="24"/>
          <w:szCs w:val="24"/>
          <w:lang w:val="en-US"/>
        </w:rPr>
      </w:pPr>
      <w:r w:rsidRPr="07C805DE">
        <w:rPr>
          <w:rFonts w:ascii="Segoe UI" w:hAnsi="Segoe UI" w:eastAsia="Times New Roman" w:cs="Segoe UI"/>
          <w:sz w:val="24"/>
          <w:szCs w:val="24"/>
          <w:lang w:val="en-US"/>
        </w:rPr>
        <w:t>Additional icons beneath this control facilitate easy map navigation and management, these include;</w:t>
      </w:r>
    </w:p>
    <w:p w:rsidRPr="00662C0C" w:rsidR="005E5BE0" w:rsidRDefault="007B42CC" w14:paraId="70D84FAC" w14:textId="77777777">
      <w:pPr>
        <w:numPr>
          <w:ilvl w:val="0"/>
          <w:numId w:val="30"/>
        </w:numPr>
        <w:spacing w:before="240"/>
        <w:jc w:val="both"/>
        <w:rPr>
          <w:rFonts w:ascii="Segoe UI" w:hAnsi="Segoe UI" w:eastAsia="Times New Roman" w:cs="Segoe UI"/>
          <w:sz w:val="24"/>
          <w:szCs w:val="24"/>
        </w:rPr>
      </w:pPr>
      <w:r w:rsidRPr="00662C0C">
        <w:rPr>
          <w:rFonts w:ascii="Segoe UI" w:hAnsi="Segoe UI" w:eastAsia="Times New Roman" w:cs="Segoe UI"/>
          <w:sz w:val="24"/>
          <w:szCs w:val="24"/>
        </w:rPr>
        <w:t>Home Icon: Returns the map to the default globe view.</w:t>
      </w:r>
    </w:p>
    <w:p w:rsidRPr="00662C0C" w:rsidR="005E5BE0" w:rsidP="19BF21B8" w:rsidRDefault="007B42CC" w14:paraId="357566E1" w14:textId="77777777">
      <w:pPr>
        <w:numPr>
          <w:ilvl w:val="0"/>
          <w:numId w:val="30"/>
        </w:numPr>
        <w:jc w:val="both"/>
        <w:rPr>
          <w:rFonts w:ascii="Segoe UI" w:hAnsi="Segoe UI" w:eastAsia="Times New Roman" w:cs="Segoe UI"/>
          <w:sz w:val="24"/>
          <w:szCs w:val="24"/>
          <w:lang w:val="en-US"/>
        </w:rPr>
      </w:pPr>
      <w:r w:rsidRPr="19BF21B8" w:rsidR="007B42CC">
        <w:rPr>
          <w:rFonts w:ascii="Segoe UI" w:hAnsi="Segoe UI" w:eastAsia="Times New Roman" w:cs="Segoe UI"/>
          <w:sz w:val="24"/>
          <w:szCs w:val="24"/>
          <w:lang w:val="en-US"/>
        </w:rPr>
        <w:t>+ Icon: Zooms in on the map.</w:t>
      </w:r>
    </w:p>
    <w:p w:rsidRPr="00662C0C" w:rsidR="005E5BE0" w:rsidP="19BF21B8" w:rsidRDefault="007B42CC" w14:paraId="73F8A711" w14:textId="77777777">
      <w:pPr>
        <w:numPr>
          <w:ilvl w:val="0"/>
          <w:numId w:val="30"/>
        </w:numPr>
        <w:jc w:val="both"/>
        <w:rPr>
          <w:rFonts w:ascii="Segoe UI" w:hAnsi="Segoe UI" w:eastAsia="Times New Roman" w:cs="Segoe UI"/>
          <w:sz w:val="24"/>
          <w:szCs w:val="24"/>
          <w:lang w:val="en-US"/>
        </w:rPr>
      </w:pPr>
      <w:r w:rsidRPr="19BF21B8" w:rsidR="007B42CC">
        <w:rPr>
          <w:rFonts w:ascii="Segoe UI" w:hAnsi="Segoe UI" w:eastAsia="Times New Roman" w:cs="Segoe UI"/>
          <w:sz w:val="24"/>
          <w:szCs w:val="24"/>
          <w:lang w:val="en-US"/>
        </w:rPr>
        <w:t>– Icon: Zooms out from the map.</w:t>
      </w:r>
    </w:p>
    <w:p w:rsidRPr="00662C0C" w:rsidR="005E5BE0" w:rsidRDefault="007B42CC" w14:paraId="252E3582" w14:textId="77777777">
      <w:pPr>
        <w:numPr>
          <w:ilvl w:val="0"/>
          <w:numId w:val="30"/>
        </w:numPr>
        <w:jc w:val="both"/>
        <w:rPr>
          <w:rFonts w:ascii="Segoe UI" w:hAnsi="Segoe UI" w:eastAsia="Times New Roman" w:cs="Segoe UI"/>
          <w:sz w:val="24"/>
          <w:szCs w:val="24"/>
        </w:rPr>
      </w:pPr>
      <w:r w:rsidRPr="00662C0C">
        <w:rPr>
          <w:rFonts w:ascii="Segoe UI" w:hAnsi="Segoe UI" w:eastAsia="Times New Roman" w:cs="Segoe UI"/>
          <w:sz w:val="24"/>
          <w:szCs w:val="24"/>
        </w:rPr>
        <w:t>Location: Activates live location tracking. Click "Allow" in the popup to enable this feature.</w:t>
      </w:r>
    </w:p>
    <w:p w:rsidRPr="00662C0C" w:rsidR="005E5BE0" w:rsidRDefault="007B42CC" w14:paraId="78C7794A" w14:textId="77777777">
      <w:pPr>
        <w:numPr>
          <w:ilvl w:val="0"/>
          <w:numId w:val="30"/>
        </w:numPr>
        <w:jc w:val="both"/>
        <w:rPr>
          <w:rFonts w:ascii="Segoe UI" w:hAnsi="Segoe UI" w:eastAsia="Times New Roman" w:cs="Segoe UI"/>
          <w:sz w:val="24"/>
          <w:szCs w:val="24"/>
        </w:rPr>
      </w:pPr>
      <w:r w:rsidRPr="00662C0C">
        <w:rPr>
          <w:rFonts w:ascii="Segoe UI" w:hAnsi="Segoe UI" w:eastAsia="Times New Roman" w:cs="Segoe UI"/>
          <w:sz w:val="24"/>
          <w:szCs w:val="24"/>
        </w:rPr>
        <w:t>Pan: Drag the map using the left mouse button.</w:t>
      </w:r>
    </w:p>
    <w:p w:rsidRPr="00662C0C" w:rsidR="005E5BE0" w:rsidRDefault="007B42CC" w14:paraId="17850D83" w14:textId="77777777">
      <w:pPr>
        <w:numPr>
          <w:ilvl w:val="0"/>
          <w:numId w:val="30"/>
        </w:numPr>
        <w:jc w:val="both"/>
        <w:rPr>
          <w:rFonts w:ascii="Segoe UI" w:hAnsi="Segoe UI" w:eastAsia="Times New Roman" w:cs="Segoe UI"/>
          <w:sz w:val="24"/>
          <w:szCs w:val="24"/>
        </w:rPr>
      </w:pPr>
      <w:r w:rsidRPr="00662C0C">
        <w:rPr>
          <w:rFonts w:ascii="Segoe UI" w:hAnsi="Segoe UI" w:eastAsia="Times New Roman" w:cs="Segoe UI"/>
          <w:sz w:val="24"/>
          <w:szCs w:val="24"/>
        </w:rPr>
        <w:t>Zoom: Adjust zoom levels using the mouse scroll wheel.</w:t>
      </w:r>
    </w:p>
    <w:p w:rsidRPr="00662C0C" w:rsidR="005E5BE0" w:rsidRDefault="007B42CC" w14:paraId="6664175B" w14:textId="77777777">
      <w:pPr>
        <w:numPr>
          <w:ilvl w:val="0"/>
          <w:numId w:val="30"/>
        </w:numPr>
        <w:spacing w:after="240"/>
        <w:jc w:val="both"/>
        <w:rPr>
          <w:rFonts w:ascii="Segoe UI" w:hAnsi="Segoe UI" w:eastAsia="Times New Roman" w:cs="Segoe UI"/>
          <w:sz w:val="24"/>
          <w:szCs w:val="24"/>
        </w:rPr>
      </w:pPr>
      <w:r w:rsidRPr="00662C0C">
        <w:rPr>
          <w:rFonts w:ascii="Segoe UI" w:hAnsi="Segoe UI" w:eastAsia="Times New Roman" w:cs="Segoe UI"/>
          <w:sz w:val="24"/>
          <w:szCs w:val="24"/>
        </w:rPr>
        <w:t>Measure Tool: Allows users to measure distances between points on the map.</w:t>
      </w:r>
    </w:p>
    <w:p w:rsidRPr="00662C0C" w:rsidR="005E5BE0" w:rsidRDefault="007B42CC" w14:paraId="28E0E3D0" w14:textId="77777777">
      <w:pPr>
        <w:spacing w:before="240"/>
        <w:jc w:val="both"/>
        <w:rPr>
          <w:rFonts w:ascii="Segoe UI" w:hAnsi="Segoe UI" w:eastAsia="Times New Roman" w:cs="Segoe UI"/>
          <w:sz w:val="24"/>
          <w:szCs w:val="24"/>
        </w:rPr>
      </w:pPr>
      <w:r w:rsidRPr="00662C0C">
        <w:rPr>
          <w:rFonts w:ascii="Segoe UI" w:hAnsi="Segoe UI" w:eastAsia="Times New Roman" w:cs="Segoe UI"/>
          <w:noProof/>
          <w:sz w:val="24"/>
          <w:szCs w:val="24"/>
        </w:rPr>
        <w:drawing>
          <wp:inline distT="114300" distB="114300" distL="114300" distR="114300" wp14:anchorId="292113FD" wp14:editId="750887FB">
            <wp:extent cx="5734050" cy="2676525"/>
            <wp:effectExtent l="0" t="0" r="0" b="0"/>
            <wp:docPr id="6"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62"/>
                    <a:srcRect/>
                    <a:stretch>
                      <a:fillRect/>
                    </a:stretch>
                  </pic:blipFill>
                  <pic:spPr>
                    <a:xfrm>
                      <a:off x="0" y="0"/>
                      <a:ext cx="5734050" cy="2676525"/>
                    </a:xfrm>
                    <a:prstGeom prst="rect">
                      <a:avLst/>
                    </a:prstGeom>
                    <a:ln/>
                  </pic:spPr>
                </pic:pic>
              </a:graphicData>
            </a:graphic>
          </wp:inline>
        </w:drawing>
      </w:r>
    </w:p>
    <w:p w:rsidRPr="00662C0C" w:rsidR="005E5BE0" w:rsidP="00042BB8" w:rsidRDefault="007B42CC" w14:paraId="56906FAA" w14:textId="62F29D11">
      <w:pPr>
        <w:spacing w:before="240" w:after="240"/>
        <w:jc w:val="center"/>
        <w:rPr>
          <w:rFonts w:ascii="Segoe UI" w:hAnsi="Segoe UI" w:eastAsia="Times New Roman" w:cs="Segoe UI"/>
          <w:sz w:val="24"/>
          <w:szCs w:val="24"/>
        </w:rPr>
      </w:pPr>
      <w:r w:rsidRPr="00662C0C">
        <w:rPr>
          <w:rFonts w:ascii="Segoe UI" w:hAnsi="Segoe UI" w:eastAsia="Times New Roman" w:cs="Segoe UI"/>
          <w:sz w:val="24"/>
          <w:szCs w:val="24"/>
        </w:rPr>
        <w:t>Figure 5</w:t>
      </w:r>
      <w:r w:rsidR="00042BB8">
        <w:rPr>
          <w:rFonts w:ascii="Segoe UI" w:hAnsi="Segoe UI" w:eastAsia="Times New Roman" w:cs="Segoe UI"/>
          <w:sz w:val="24"/>
          <w:szCs w:val="24"/>
        </w:rPr>
        <w:t>7</w:t>
      </w:r>
      <w:r w:rsidRPr="00662C0C">
        <w:rPr>
          <w:rFonts w:ascii="Segoe UI" w:hAnsi="Segoe UI" w:eastAsia="Times New Roman" w:cs="Segoe UI"/>
          <w:sz w:val="24"/>
          <w:szCs w:val="24"/>
        </w:rPr>
        <w:t>: Displaying the “View controls” description tool.</w:t>
      </w:r>
    </w:p>
    <w:p w:rsidRPr="00662C0C" w:rsidR="005E5BE0" w:rsidRDefault="007B42CC" w14:paraId="7E18A312" w14:textId="77777777">
      <w:pPr>
        <w:spacing w:before="240"/>
        <w:jc w:val="both"/>
        <w:rPr>
          <w:rFonts w:ascii="Segoe UI" w:hAnsi="Segoe UI" w:eastAsia="Times New Roman" w:cs="Segoe UI"/>
          <w:sz w:val="24"/>
          <w:szCs w:val="24"/>
        </w:rPr>
      </w:pPr>
      <w:r w:rsidRPr="00662C0C">
        <w:rPr>
          <w:rFonts w:ascii="Segoe UI" w:hAnsi="Segoe UI" w:eastAsia="Times New Roman" w:cs="Segoe UI"/>
          <w:noProof/>
          <w:sz w:val="24"/>
          <w:szCs w:val="24"/>
        </w:rPr>
        <w:drawing>
          <wp:inline distT="114300" distB="114300" distL="114300" distR="114300" wp14:anchorId="6355956D" wp14:editId="65527081">
            <wp:extent cx="5734050" cy="2695575"/>
            <wp:effectExtent l="0" t="0" r="0" b="0"/>
            <wp:docPr id="61"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63"/>
                    <a:srcRect/>
                    <a:stretch>
                      <a:fillRect/>
                    </a:stretch>
                  </pic:blipFill>
                  <pic:spPr>
                    <a:xfrm>
                      <a:off x="0" y="0"/>
                      <a:ext cx="5734050" cy="2695575"/>
                    </a:xfrm>
                    <a:prstGeom prst="rect">
                      <a:avLst/>
                    </a:prstGeom>
                    <a:ln/>
                  </pic:spPr>
                </pic:pic>
              </a:graphicData>
            </a:graphic>
          </wp:inline>
        </w:drawing>
      </w:r>
    </w:p>
    <w:p w:rsidRPr="00662C0C" w:rsidR="005E5BE0" w:rsidP="00042BB8" w:rsidRDefault="007B42CC" w14:paraId="1234F356" w14:textId="2D2F3B99">
      <w:pPr>
        <w:spacing w:before="240"/>
        <w:jc w:val="center"/>
        <w:rPr>
          <w:rFonts w:ascii="Segoe UI" w:hAnsi="Segoe UI" w:eastAsia="Times New Roman" w:cs="Segoe UI"/>
          <w:sz w:val="24"/>
          <w:szCs w:val="24"/>
        </w:rPr>
      </w:pPr>
      <w:r w:rsidRPr="00662C0C">
        <w:rPr>
          <w:rFonts w:ascii="Segoe UI" w:hAnsi="Segoe UI" w:eastAsia="Times New Roman" w:cs="Segoe UI"/>
          <w:sz w:val="24"/>
          <w:szCs w:val="24"/>
        </w:rPr>
        <w:t>Figure 5</w:t>
      </w:r>
      <w:r w:rsidR="00042BB8">
        <w:rPr>
          <w:rFonts w:ascii="Segoe UI" w:hAnsi="Segoe UI" w:eastAsia="Times New Roman" w:cs="Segoe UI"/>
          <w:sz w:val="24"/>
          <w:szCs w:val="24"/>
        </w:rPr>
        <w:t>8</w:t>
      </w:r>
      <w:r w:rsidRPr="00662C0C">
        <w:rPr>
          <w:rFonts w:ascii="Segoe UI" w:hAnsi="Segoe UI" w:eastAsia="Times New Roman" w:cs="Segoe UI"/>
          <w:sz w:val="24"/>
          <w:szCs w:val="24"/>
        </w:rPr>
        <w:t>: Displaying the globe view of the map using the home icon on the right side of the map.</w:t>
      </w:r>
    </w:p>
    <w:p w:rsidRPr="00662C0C" w:rsidR="005E5BE0" w:rsidRDefault="007B42CC" w14:paraId="1467DF38" w14:textId="77777777">
      <w:pPr>
        <w:numPr>
          <w:ilvl w:val="0"/>
          <w:numId w:val="8"/>
        </w:numPr>
        <w:spacing w:before="280"/>
        <w:jc w:val="both"/>
        <w:rPr>
          <w:rFonts w:ascii="Segoe UI" w:hAnsi="Segoe UI" w:eastAsia="Times New Roman" w:cs="Segoe UI"/>
          <w:sz w:val="24"/>
          <w:szCs w:val="24"/>
        </w:rPr>
      </w:pPr>
      <w:r w:rsidRPr="00662C0C">
        <w:rPr>
          <w:rFonts w:ascii="Segoe UI" w:hAnsi="Segoe UI" w:eastAsia="Times New Roman" w:cs="Segoe UI"/>
          <w:color w:val="000000"/>
          <w:sz w:val="24"/>
          <w:szCs w:val="24"/>
        </w:rPr>
        <w:t xml:space="preserve">Compare Feature: </w:t>
      </w:r>
      <w:r w:rsidRPr="00662C0C">
        <w:rPr>
          <w:rFonts w:ascii="Segoe UI" w:hAnsi="Segoe UI" w:eastAsia="Times New Roman" w:cs="Segoe UI"/>
          <w:sz w:val="24"/>
          <w:szCs w:val="24"/>
        </w:rPr>
        <w:t xml:space="preserve">The Compare Feature enables users to view and analyze two datasets side by side using Split Screen Mode. </w:t>
      </w:r>
      <w:r w:rsidRPr="00662C0C">
        <w:rPr>
          <w:rFonts w:ascii="Segoe UI" w:hAnsi="Segoe UI" w:eastAsia="Times New Roman" w:cs="Segoe UI"/>
          <w:color w:val="000000"/>
          <w:sz w:val="24"/>
          <w:szCs w:val="24"/>
        </w:rPr>
        <w:t>This is ideal for detailed data analysis and comparison.</w:t>
      </w:r>
    </w:p>
    <w:p w:rsidRPr="00662C0C" w:rsidR="005E5BE0" w:rsidP="07C805DE" w:rsidRDefault="007B42CC" w14:paraId="6FEB2AED" w14:textId="77777777">
      <w:pPr>
        <w:spacing w:before="280"/>
        <w:ind w:left="720"/>
        <w:jc w:val="both"/>
        <w:rPr>
          <w:rFonts w:ascii="Segoe UI" w:hAnsi="Segoe UI" w:eastAsia="Times New Roman" w:cs="Segoe UI"/>
          <w:sz w:val="24"/>
          <w:szCs w:val="24"/>
          <w:lang w:val="en-US"/>
        </w:rPr>
      </w:pPr>
      <w:r w:rsidRPr="07C805DE">
        <w:rPr>
          <w:rFonts w:ascii="Segoe UI" w:hAnsi="Segoe UI" w:eastAsia="Times New Roman" w:cs="Segoe UI"/>
          <w:sz w:val="24"/>
          <w:szCs w:val="24"/>
          <w:lang w:val="en-US"/>
        </w:rPr>
        <w:t>Here’s how it works:</w:t>
      </w:r>
    </w:p>
    <w:p w:rsidRPr="00662C0C" w:rsidR="005E5BE0" w:rsidRDefault="007B42CC" w14:paraId="2BDAC028" w14:textId="77777777">
      <w:pPr>
        <w:numPr>
          <w:ilvl w:val="0"/>
          <w:numId w:val="39"/>
        </w:numPr>
        <w:spacing w:before="240"/>
        <w:jc w:val="both"/>
        <w:rPr>
          <w:rFonts w:ascii="Segoe UI" w:hAnsi="Segoe UI" w:eastAsia="Times New Roman" w:cs="Segoe UI"/>
          <w:sz w:val="24"/>
          <w:szCs w:val="24"/>
        </w:rPr>
      </w:pPr>
      <w:r w:rsidRPr="00662C0C">
        <w:rPr>
          <w:rFonts w:ascii="Segoe UI" w:hAnsi="Segoe UI" w:eastAsia="Times New Roman" w:cs="Segoe UI"/>
          <w:sz w:val="24"/>
          <w:szCs w:val="24"/>
        </w:rPr>
        <w:t>Activate Split Screen: Click the Compare Tool to enter Split Screen Mode.</w:t>
      </w:r>
    </w:p>
    <w:p w:rsidRPr="00662C0C" w:rsidR="005E5BE0" w:rsidRDefault="007B42CC" w14:paraId="020A9454" w14:textId="77777777">
      <w:pPr>
        <w:numPr>
          <w:ilvl w:val="0"/>
          <w:numId w:val="39"/>
        </w:numPr>
        <w:jc w:val="both"/>
        <w:rPr>
          <w:rFonts w:ascii="Segoe UI" w:hAnsi="Segoe UI" w:eastAsia="Times New Roman" w:cs="Segoe UI"/>
          <w:sz w:val="24"/>
          <w:szCs w:val="24"/>
        </w:rPr>
      </w:pPr>
      <w:r w:rsidRPr="00662C0C">
        <w:rPr>
          <w:rFonts w:ascii="Segoe UI" w:hAnsi="Segoe UI" w:eastAsia="Times New Roman" w:cs="Segoe UI"/>
          <w:sz w:val="24"/>
          <w:szCs w:val="24"/>
        </w:rPr>
        <w:t>Select Datasets: Choose the two datasets you wish to compare.</w:t>
      </w:r>
    </w:p>
    <w:p w:rsidRPr="00662C0C" w:rsidR="005E5BE0" w:rsidP="07C805DE" w:rsidRDefault="007B42CC" w14:paraId="6AE90D2A" w14:textId="77777777">
      <w:pPr>
        <w:numPr>
          <w:ilvl w:val="0"/>
          <w:numId w:val="39"/>
        </w:numPr>
        <w:jc w:val="both"/>
        <w:rPr>
          <w:rFonts w:ascii="Segoe UI" w:hAnsi="Segoe UI" w:eastAsia="Times New Roman" w:cs="Segoe UI"/>
          <w:sz w:val="24"/>
          <w:szCs w:val="24"/>
          <w:lang w:val="en-US"/>
        </w:rPr>
      </w:pPr>
      <w:r w:rsidRPr="07C805DE">
        <w:rPr>
          <w:rFonts w:ascii="Segoe UI" w:hAnsi="Segoe UI" w:eastAsia="Times New Roman" w:cs="Segoe UI"/>
          <w:sz w:val="24"/>
          <w:szCs w:val="24"/>
          <w:lang w:val="en-US"/>
        </w:rPr>
        <w:t>Adjust View: Use the split bar to resize and align the datasets for optimal comparison.</w:t>
      </w:r>
    </w:p>
    <w:p w:rsidRPr="00662C0C" w:rsidR="005E5BE0" w:rsidP="07C805DE" w:rsidRDefault="007B42CC" w14:paraId="09AAFC60" w14:textId="77777777">
      <w:pPr>
        <w:numPr>
          <w:ilvl w:val="0"/>
          <w:numId w:val="39"/>
        </w:numPr>
        <w:spacing w:after="240"/>
        <w:jc w:val="both"/>
        <w:rPr>
          <w:rFonts w:ascii="Segoe UI" w:hAnsi="Segoe UI" w:eastAsia="Times New Roman" w:cs="Segoe UI"/>
          <w:sz w:val="24"/>
          <w:szCs w:val="24"/>
          <w:lang w:val="en-US"/>
        </w:rPr>
      </w:pPr>
      <w:r w:rsidRPr="07C805DE">
        <w:rPr>
          <w:rFonts w:ascii="Segoe UI" w:hAnsi="Segoe UI" w:eastAsia="Times New Roman" w:cs="Segoe UI"/>
          <w:sz w:val="24"/>
          <w:szCs w:val="24"/>
          <w:lang w:val="en-US"/>
        </w:rPr>
        <w:t>Analyze Differences: Compare the datasets visually, identifying differences and similarities.</w:t>
      </w:r>
    </w:p>
    <w:p w:rsidRPr="00662C0C" w:rsidR="005E5BE0" w:rsidRDefault="007B42CC" w14:paraId="7FA09981" w14:textId="77777777">
      <w:pPr>
        <w:spacing w:before="240"/>
        <w:jc w:val="both"/>
        <w:rPr>
          <w:rFonts w:ascii="Segoe UI" w:hAnsi="Segoe UI" w:eastAsia="Times New Roman" w:cs="Segoe UI"/>
          <w:sz w:val="24"/>
          <w:szCs w:val="24"/>
        </w:rPr>
      </w:pPr>
      <w:r w:rsidRPr="00662C0C">
        <w:rPr>
          <w:rFonts w:ascii="Segoe UI" w:hAnsi="Segoe UI" w:eastAsia="Times New Roman" w:cs="Segoe UI"/>
          <w:noProof/>
          <w:sz w:val="24"/>
          <w:szCs w:val="24"/>
        </w:rPr>
        <w:drawing>
          <wp:inline distT="114300" distB="114300" distL="114300" distR="114300" wp14:anchorId="26B2F302" wp14:editId="3A216E04">
            <wp:extent cx="5734050" cy="2714625"/>
            <wp:effectExtent l="0" t="0" r="0" b="0"/>
            <wp:docPr id="50"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64"/>
                    <a:srcRect/>
                    <a:stretch>
                      <a:fillRect/>
                    </a:stretch>
                  </pic:blipFill>
                  <pic:spPr>
                    <a:xfrm>
                      <a:off x="0" y="0"/>
                      <a:ext cx="5734050" cy="2714625"/>
                    </a:xfrm>
                    <a:prstGeom prst="rect">
                      <a:avLst/>
                    </a:prstGeom>
                    <a:ln/>
                  </pic:spPr>
                </pic:pic>
              </a:graphicData>
            </a:graphic>
          </wp:inline>
        </w:drawing>
      </w:r>
    </w:p>
    <w:p w:rsidRPr="00662C0C" w:rsidR="005E5BE0" w:rsidP="07C805DE" w:rsidRDefault="007B42CC" w14:paraId="4F2DF7A1" w14:textId="204E2CD2">
      <w:pPr>
        <w:spacing w:before="240"/>
        <w:jc w:val="center"/>
        <w:rPr>
          <w:rFonts w:ascii="Segoe UI" w:hAnsi="Segoe UI" w:eastAsia="Times New Roman" w:cs="Segoe UI"/>
          <w:sz w:val="24"/>
          <w:szCs w:val="24"/>
          <w:lang w:val="en-US"/>
        </w:rPr>
      </w:pPr>
      <w:r w:rsidRPr="07C805DE">
        <w:rPr>
          <w:rFonts w:ascii="Segoe UI" w:hAnsi="Segoe UI" w:eastAsia="Times New Roman" w:cs="Segoe UI"/>
          <w:sz w:val="24"/>
          <w:szCs w:val="24"/>
          <w:lang w:val="en-US"/>
        </w:rPr>
        <w:t>Figure 5</w:t>
      </w:r>
      <w:r w:rsidRPr="07C805DE" w:rsidR="00042BB8">
        <w:rPr>
          <w:rFonts w:ascii="Segoe UI" w:hAnsi="Segoe UI" w:eastAsia="Times New Roman" w:cs="Segoe UI"/>
          <w:sz w:val="24"/>
          <w:szCs w:val="24"/>
          <w:lang w:val="en-US"/>
        </w:rPr>
        <w:t>9</w:t>
      </w:r>
      <w:r w:rsidRPr="07C805DE">
        <w:rPr>
          <w:rFonts w:ascii="Segoe UI" w:hAnsi="Segoe UI" w:eastAsia="Times New Roman" w:cs="Segoe UI"/>
          <w:sz w:val="24"/>
          <w:szCs w:val="24"/>
          <w:lang w:val="en-US"/>
        </w:rPr>
        <w:t>: Showcasing the split screen mode tool on the WebGIS portal.</w:t>
      </w:r>
    </w:p>
    <w:p w:rsidRPr="00662C0C" w:rsidR="005E5BE0" w:rsidRDefault="007B42CC" w14:paraId="3181A871" w14:textId="77777777">
      <w:pPr>
        <w:spacing w:before="240"/>
        <w:jc w:val="both"/>
        <w:rPr>
          <w:rFonts w:ascii="Segoe UI" w:hAnsi="Segoe UI" w:eastAsia="Times New Roman" w:cs="Segoe UI"/>
          <w:b/>
          <w:sz w:val="24"/>
          <w:szCs w:val="24"/>
          <w:u w:val="single"/>
        </w:rPr>
      </w:pPr>
      <w:r w:rsidRPr="00662C0C">
        <w:rPr>
          <w:rFonts w:ascii="Segoe UI" w:hAnsi="Segoe UI" w:eastAsia="Times New Roman" w:cs="Segoe UI"/>
          <w:b/>
          <w:sz w:val="24"/>
          <w:szCs w:val="24"/>
          <w:u w:val="single"/>
        </w:rPr>
        <w:t>Graphics description</w:t>
      </w:r>
    </w:p>
    <w:p w:rsidRPr="00662C0C" w:rsidR="005E5BE0" w:rsidRDefault="007B42CC" w14:paraId="5627BF6E" w14:textId="77777777">
      <w:pPr>
        <w:spacing w:before="240"/>
        <w:jc w:val="both"/>
        <w:rPr>
          <w:rFonts w:ascii="Segoe UI" w:hAnsi="Segoe UI" w:eastAsia="Times New Roman" w:cs="Segoe UI"/>
          <w:sz w:val="24"/>
          <w:szCs w:val="24"/>
        </w:rPr>
      </w:pPr>
      <w:r w:rsidRPr="00662C0C">
        <w:rPr>
          <w:rFonts w:ascii="Segoe UI" w:hAnsi="Segoe UI" w:eastAsia="Times New Roman" w:cs="Segoe UI"/>
          <w:sz w:val="24"/>
          <w:szCs w:val="24"/>
        </w:rPr>
        <w:t>Data Sets: Lists the datasets currently being compared.</w:t>
      </w:r>
    </w:p>
    <w:p w:rsidRPr="00662C0C" w:rsidR="005E5BE0" w:rsidP="07C805DE" w:rsidRDefault="007B42CC" w14:paraId="4DE7CAA2" w14:textId="77777777">
      <w:pPr>
        <w:spacing w:before="240"/>
        <w:jc w:val="both"/>
        <w:rPr>
          <w:rFonts w:ascii="Segoe UI" w:hAnsi="Segoe UI" w:eastAsia="Times New Roman" w:cs="Segoe UI"/>
          <w:sz w:val="24"/>
          <w:szCs w:val="24"/>
          <w:lang w:val="en-US"/>
        </w:rPr>
      </w:pPr>
      <w:r w:rsidRPr="07C805DE">
        <w:rPr>
          <w:rFonts w:ascii="Segoe UI" w:hAnsi="Segoe UI" w:eastAsia="Times New Roman" w:cs="Segoe UI"/>
          <w:sz w:val="24"/>
          <w:szCs w:val="24"/>
          <w:lang w:val="en-US"/>
        </w:rPr>
        <w:t>Remove All: Option to clear all datasets from the comparison view.</w:t>
      </w:r>
    </w:p>
    <w:p w:rsidRPr="00662C0C" w:rsidR="005E5BE0" w:rsidRDefault="007B42CC" w14:paraId="5055835D" w14:textId="77777777">
      <w:pPr>
        <w:spacing w:before="240"/>
        <w:jc w:val="both"/>
        <w:rPr>
          <w:rFonts w:ascii="Segoe UI" w:hAnsi="Segoe UI" w:eastAsia="Times New Roman" w:cs="Segoe UI"/>
          <w:sz w:val="24"/>
          <w:szCs w:val="24"/>
        </w:rPr>
      </w:pPr>
      <w:r w:rsidRPr="00662C0C">
        <w:rPr>
          <w:rFonts w:ascii="Segoe UI" w:hAnsi="Segoe UI" w:eastAsia="Times New Roman" w:cs="Segoe UI"/>
          <w:sz w:val="24"/>
          <w:szCs w:val="24"/>
        </w:rPr>
        <w:t>Collapse All: Minimizes the dataset details for a cleaner interface.</w:t>
      </w:r>
    </w:p>
    <w:p w:rsidRPr="00662C0C" w:rsidR="005E5BE0" w:rsidRDefault="007B42CC" w14:paraId="7B9D70CE" w14:textId="77777777">
      <w:pPr>
        <w:spacing w:before="240"/>
        <w:jc w:val="both"/>
        <w:rPr>
          <w:rFonts w:ascii="Segoe UI" w:hAnsi="Segoe UI" w:eastAsia="Times New Roman" w:cs="Segoe UI"/>
          <w:b/>
          <w:sz w:val="24"/>
          <w:szCs w:val="24"/>
        </w:rPr>
      </w:pPr>
      <w:r w:rsidRPr="00662C0C">
        <w:rPr>
          <w:rFonts w:ascii="Segoe UI" w:hAnsi="Segoe UI" w:eastAsia="Times New Roman" w:cs="Segoe UI"/>
          <w:b/>
          <w:sz w:val="24"/>
          <w:szCs w:val="24"/>
        </w:rPr>
        <w:t>Split Screen Mode:</w:t>
      </w:r>
    </w:p>
    <w:p w:rsidRPr="00662C0C" w:rsidR="005E5BE0" w:rsidRDefault="007B42CC" w14:paraId="61FD8FDC" w14:textId="77777777">
      <w:pPr>
        <w:spacing w:before="240" w:after="240"/>
        <w:ind w:left="720"/>
        <w:jc w:val="both"/>
        <w:rPr>
          <w:rFonts w:ascii="Segoe UI" w:hAnsi="Segoe UI" w:eastAsia="Times New Roman" w:cs="Segoe UI"/>
          <w:sz w:val="24"/>
          <w:szCs w:val="24"/>
        </w:rPr>
      </w:pPr>
      <w:r w:rsidRPr="00662C0C">
        <w:rPr>
          <w:rFonts w:ascii="Segoe UI" w:hAnsi="Segoe UI" w:eastAsia="Times New Roman" w:cs="Segoe UI"/>
          <w:sz w:val="24"/>
          <w:szCs w:val="24"/>
        </w:rPr>
        <w:t>Left: Displays one dataset on the left side of the screen.</w:t>
      </w:r>
    </w:p>
    <w:p w:rsidRPr="00662C0C" w:rsidR="005E5BE0" w:rsidRDefault="007B42CC" w14:paraId="5784E308" w14:textId="77777777">
      <w:pPr>
        <w:spacing w:before="240" w:after="240"/>
        <w:ind w:left="720"/>
        <w:jc w:val="both"/>
        <w:rPr>
          <w:rFonts w:ascii="Segoe UI" w:hAnsi="Segoe UI" w:eastAsia="Times New Roman" w:cs="Segoe UI"/>
          <w:sz w:val="24"/>
          <w:szCs w:val="24"/>
        </w:rPr>
      </w:pPr>
      <w:r w:rsidRPr="00662C0C">
        <w:rPr>
          <w:rFonts w:ascii="Segoe UI" w:hAnsi="Segoe UI" w:eastAsia="Times New Roman" w:cs="Segoe UI"/>
          <w:sz w:val="24"/>
          <w:szCs w:val="24"/>
        </w:rPr>
        <w:t>Right: Shows the other dataset on the right side.</w:t>
      </w:r>
    </w:p>
    <w:p w:rsidRPr="00662C0C" w:rsidR="005E5BE0" w:rsidRDefault="007B42CC" w14:paraId="20068A44" w14:textId="77777777">
      <w:pPr>
        <w:spacing w:before="240" w:after="240"/>
        <w:ind w:left="720"/>
        <w:jc w:val="both"/>
        <w:rPr>
          <w:rFonts w:ascii="Segoe UI" w:hAnsi="Segoe UI" w:eastAsia="Times New Roman" w:cs="Segoe UI"/>
          <w:sz w:val="24"/>
          <w:szCs w:val="24"/>
        </w:rPr>
      </w:pPr>
      <w:r w:rsidRPr="00662C0C">
        <w:rPr>
          <w:rFonts w:ascii="Segoe UI" w:hAnsi="Segoe UI" w:eastAsia="Times New Roman" w:cs="Segoe UI"/>
          <w:sz w:val="24"/>
          <w:szCs w:val="24"/>
        </w:rPr>
        <w:t>Both: Presents both datasets on either side for direct comparison.</w:t>
      </w:r>
    </w:p>
    <w:p w:rsidRPr="00662C0C" w:rsidR="005E5BE0" w:rsidRDefault="007B42CC" w14:paraId="35F31CCF" w14:textId="77777777">
      <w:pPr>
        <w:spacing w:before="240"/>
        <w:jc w:val="both"/>
        <w:rPr>
          <w:rFonts w:ascii="Segoe UI" w:hAnsi="Segoe UI" w:eastAsia="Times New Roman" w:cs="Segoe UI"/>
          <w:sz w:val="24"/>
          <w:szCs w:val="24"/>
        </w:rPr>
      </w:pPr>
      <w:r w:rsidRPr="00662C0C">
        <w:rPr>
          <w:rFonts w:ascii="Segoe UI" w:hAnsi="Segoe UI" w:eastAsia="Times New Roman" w:cs="Segoe UI"/>
          <w:sz w:val="24"/>
          <w:szCs w:val="24"/>
        </w:rPr>
        <w:t>Terrain Note: Reminds users that terrain layers may obscure underground features, which could be significant depending on the datasets being compared.</w:t>
      </w:r>
    </w:p>
    <w:p w:rsidRPr="00662C0C" w:rsidR="005E5BE0" w:rsidP="07C805DE" w:rsidRDefault="007B42CC" w14:paraId="4AA4FD53" w14:textId="77777777">
      <w:pPr>
        <w:numPr>
          <w:ilvl w:val="0"/>
          <w:numId w:val="12"/>
        </w:numPr>
        <w:spacing w:before="240"/>
        <w:jc w:val="both"/>
        <w:rPr>
          <w:rFonts w:ascii="Segoe UI" w:hAnsi="Segoe UI" w:eastAsia="Times New Roman" w:cs="Segoe UI"/>
          <w:b/>
          <w:bCs/>
          <w:color w:val="000000"/>
          <w:sz w:val="24"/>
          <w:szCs w:val="24"/>
          <w:lang w:val="en-US"/>
        </w:rPr>
      </w:pPr>
      <w:r w:rsidRPr="07C805DE">
        <w:rPr>
          <w:rFonts w:ascii="Segoe UI" w:hAnsi="Segoe UI" w:eastAsia="Times New Roman" w:cs="Segoe UI"/>
          <w:b/>
          <w:bCs/>
          <w:color w:val="000000" w:themeColor="text1"/>
          <w:sz w:val="24"/>
          <w:szCs w:val="24"/>
          <w:lang w:val="en-US"/>
        </w:rPr>
        <w:t>Pedestrian Mode</w:t>
      </w:r>
      <w:r w:rsidRPr="07C805DE">
        <w:rPr>
          <w:rFonts w:ascii="Segoe UI" w:hAnsi="Segoe UI" w:eastAsia="Times New Roman" w:cs="Segoe UI"/>
          <w:b/>
          <w:bCs/>
          <w:sz w:val="24"/>
          <w:szCs w:val="24"/>
          <w:lang w:val="en-US"/>
        </w:rPr>
        <w:t xml:space="preserve">: </w:t>
      </w:r>
      <w:r w:rsidRPr="07C805DE">
        <w:rPr>
          <w:rFonts w:ascii="Segoe UI" w:hAnsi="Segoe UI" w:eastAsia="Times New Roman" w:cs="Segoe UI"/>
          <w:sz w:val="24"/>
          <w:szCs w:val="24"/>
          <w:lang w:val="en-US"/>
        </w:rPr>
        <w:t>The Pedestrian Mode Tool provides a street-level view of the data, allowing for detailed exploration of geographic features. Key functionalities include:</w:t>
      </w:r>
    </w:p>
    <w:p w:rsidRPr="00662C0C" w:rsidR="005E5BE0" w:rsidP="19BF21B8" w:rsidRDefault="007B42CC" w14:paraId="369747F9" w14:textId="77777777">
      <w:pPr>
        <w:numPr>
          <w:ilvl w:val="0"/>
          <w:numId w:val="21"/>
        </w:numPr>
        <w:jc w:val="both"/>
        <w:rPr>
          <w:rFonts w:ascii="Segoe UI" w:hAnsi="Segoe UI" w:eastAsia="Times New Roman" w:cs="Segoe UI"/>
          <w:sz w:val="24"/>
          <w:szCs w:val="24"/>
          <w:lang w:val="en-US"/>
        </w:rPr>
      </w:pPr>
      <w:r w:rsidRPr="19BF21B8" w:rsidR="007B42CC">
        <w:rPr>
          <w:rFonts w:ascii="Segoe UI" w:hAnsi="Segoe UI" w:eastAsia="Times New Roman" w:cs="Segoe UI"/>
          <w:sz w:val="24"/>
          <w:szCs w:val="24"/>
          <w:lang w:val="en-US"/>
        </w:rPr>
        <w:t>Street View: Offers a ground-level perspective of the data, mimicking a pedestrian's view.</w:t>
      </w:r>
    </w:p>
    <w:p w:rsidRPr="00662C0C" w:rsidR="005E5BE0" w:rsidRDefault="007B42CC" w14:paraId="64B0E7BB" w14:textId="77777777">
      <w:pPr>
        <w:numPr>
          <w:ilvl w:val="0"/>
          <w:numId w:val="21"/>
        </w:numPr>
        <w:jc w:val="both"/>
        <w:rPr>
          <w:rFonts w:ascii="Segoe UI" w:hAnsi="Segoe UI" w:eastAsia="Times New Roman" w:cs="Segoe UI"/>
          <w:sz w:val="24"/>
          <w:szCs w:val="24"/>
        </w:rPr>
      </w:pPr>
      <w:r w:rsidRPr="00662C0C">
        <w:rPr>
          <w:rFonts w:ascii="Segoe UI" w:hAnsi="Segoe UI" w:eastAsia="Times New Roman" w:cs="Segoe UI"/>
          <w:sz w:val="24"/>
          <w:szCs w:val="24"/>
        </w:rPr>
        <w:t>Control Tool: Used to rotate the imagery for an improved view.</w:t>
      </w:r>
    </w:p>
    <w:p w:rsidRPr="00662C0C" w:rsidR="005E5BE0" w:rsidRDefault="007B42CC" w14:paraId="71B6EDB0" w14:textId="77777777">
      <w:pPr>
        <w:numPr>
          <w:ilvl w:val="0"/>
          <w:numId w:val="21"/>
        </w:numPr>
        <w:spacing w:after="240"/>
        <w:jc w:val="both"/>
        <w:rPr>
          <w:rFonts w:ascii="Segoe UI" w:hAnsi="Segoe UI" w:eastAsia="Times New Roman" w:cs="Segoe UI"/>
          <w:sz w:val="24"/>
          <w:szCs w:val="24"/>
        </w:rPr>
      </w:pPr>
      <w:r w:rsidRPr="00662C0C">
        <w:rPr>
          <w:rFonts w:ascii="Segoe UI" w:hAnsi="Segoe UI" w:eastAsia="Times New Roman" w:cs="Segoe UI"/>
          <w:sz w:val="24"/>
          <w:szCs w:val="24"/>
        </w:rPr>
        <w:t>Keyboard Shortcuts:</w:t>
      </w:r>
    </w:p>
    <w:p w:rsidRPr="00662C0C" w:rsidR="005E5BE0" w:rsidRDefault="007B42CC" w14:paraId="11C96357" w14:textId="77777777">
      <w:pPr>
        <w:spacing w:before="240" w:after="240"/>
        <w:ind w:left="2160"/>
        <w:jc w:val="both"/>
        <w:rPr>
          <w:rFonts w:ascii="Segoe UI" w:hAnsi="Segoe UI" w:eastAsia="Times New Roman" w:cs="Segoe UI"/>
          <w:sz w:val="24"/>
          <w:szCs w:val="24"/>
        </w:rPr>
      </w:pPr>
      <w:r w:rsidRPr="00662C0C">
        <w:rPr>
          <w:rFonts w:ascii="Segoe UI" w:hAnsi="Segoe UI" w:eastAsia="Times New Roman" w:cs="Segoe UI"/>
          <w:sz w:val="24"/>
          <w:szCs w:val="24"/>
        </w:rPr>
        <w:t>I. Space Key: Moves forward.</w:t>
      </w:r>
    </w:p>
    <w:p w:rsidRPr="00662C0C" w:rsidR="005E5BE0" w:rsidRDefault="007B42CC" w14:paraId="75F4B161" w14:textId="77777777">
      <w:pPr>
        <w:spacing w:before="240" w:after="240"/>
        <w:ind w:left="2160"/>
        <w:jc w:val="both"/>
        <w:rPr>
          <w:rFonts w:ascii="Segoe UI" w:hAnsi="Segoe UI" w:eastAsia="Times New Roman" w:cs="Segoe UI"/>
          <w:sz w:val="24"/>
          <w:szCs w:val="24"/>
        </w:rPr>
      </w:pPr>
      <w:r w:rsidRPr="00662C0C">
        <w:rPr>
          <w:rFonts w:ascii="Segoe UI" w:hAnsi="Segoe UI" w:eastAsia="Times New Roman" w:cs="Segoe UI"/>
          <w:sz w:val="24"/>
          <w:szCs w:val="24"/>
        </w:rPr>
        <w:t>II. Shift Key: Moves backward.</w:t>
      </w:r>
    </w:p>
    <w:p w:rsidRPr="00662C0C" w:rsidR="005E5BE0" w:rsidRDefault="007B42CC" w14:paraId="4745DFF5" w14:textId="77777777">
      <w:pPr>
        <w:spacing w:before="240" w:after="240"/>
        <w:jc w:val="both"/>
        <w:rPr>
          <w:rFonts w:ascii="Segoe UI" w:hAnsi="Segoe UI" w:eastAsia="Times New Roman" w:cs="Segoe UI"/>
          <w:sz w:val="24"/>
          <w:szCs w:val="24"/>
        </w:rPr>
      </w:pPr>
      <w:r w:rsidRPr="00662C0C">
        <w:rPr>
          <w:rFonts w:ascii="Segoe UI" w:hAnsi="Segoe UI" w:eastAsia="Times New Roman" w:cs="Segoe UI"/>
          <w:noProof/>
          <w:sz w:val="24"/>
          <w:szCs w:val="24"/>
        </w:rPr>
        <w:drawing>
          <wp:inline distT="114300" distB="114300" distL="114300" distR="114300" wp14:anchorId="2F866493" wp14:editId="51CD1C11">
            <wp:extent cx="5734050" cy="2638425"/>
            <wp:effectExtent l="0" t="0" r="0" b="0"/>
            <wp:docPr id="59"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65"/>
                    <a:srcRect/>
                    <a:stretch>
                      <a:fillRect/>
                    </a:stretch>
                  </pic:blipFill>
                  <pic:spPr>
                    <a:xfrm>
                      <a:off x="0" y="0"/>
                      <a:ext cx="5734050" cy="2638425"/>
                    </a:xfrm>
                    <a:prstGeom prst="rect">
                      <a:avLst/>
                    </a:prstGeom>
                    <a:ln/>
                  </pic:spPr>
                </pic:pic>
              </a:graphicData>
            </a:graphic>
          </wp:inline>
        </w:drawing>
      </w:r>
    </w:p>
    <w:p w:rsidRPr="00662C0C" w:rsidR="005E5BE0" w:rsidP="00042BB8" w:rsidRDefault="007B42CC" w14:paraId="5EAD8E72" w14:textId="4617BF26">
      <w:pPr>
        <w:spacing w:before="240" w:after="240"/>
        <w:jc w:val="center"/>
        <w:rPr>
          <w:rFonts w:ascii="Segoe UI" w:hAnsi="Segoe UI" w:eastAsia="Times New Roman" w:cs="Segoe UI"/>
          <w:sz w:val="24"/>
          <w:szCs w:val="24"/>
        </w:rPr>
      </w:pPr>
      <w:r w:rsidRPr="00662C0C">
        <w:rPr>
          <w:rFonts w:ascii="Segoe UI" w:hAnsi="Segoe UI" w:eastAsia="Times New Roman" w:cs="Segoe UI"/>
          <w:sz w:val="24"/>
          <w:szCs w:val="24"/>
        </w:rPr>
        <w:t xml:space="preserve">Figure </w:t>
      </w:r>
      <w:r w:rsidR="00042BB8">
        <w:rPr>
          <w:rFonts w:ascii="Segoe UI" w:hAnsi="Segoe UI" w:eastAsia="Times New Roman" w:cs="Segoe UI"/>
          <w:sz w:val="24"/>
          <w:szCs w:val="24"/>
        </w:rPr>
        <w:t>60</w:t>
      </w:r>
      <w:r w:rsidRPr="00662C0C">
        <w:rPr>
          <w:rFonts w:ascii="Segoe UI" w:hAnsi="Segoe UI" w:eastAsia="Times New Roman" w:cs="Segoe UI"/>
          <w:sz w:val="24"/>
          <w:szCs w:val="24"/>
        </w:rPr>
        <w:t>: The “pedestrian mode” tool</w:t>
      </w:r>
    </w:p>
    <w:p w:rsidRPr="00662C0C" w:rsidR="005E5BE0" w:rsidRDefault="007B42CC" w14:paraId="433EA074" w14:textId="77777777">
      <w:pPr>
        <w:numPr>
          <w:ilvl w:val="0"/>
          <w:numId w:val="22"/>
        </w:numPr>
        <w:spacing w:before="280"/>
        <w:jc w:val="both"/>
        <w:rPr>
          <w:rFonts w:ascii="Segoe UI" w:hAnsi="Segoe UI" w:eastAsia="Times New Roman" w:cs="Segoe UI"/>
          <w:b/>
          <w:sz w:val="24"/>
          <w:szCs w:val="24"/>
        </w:rPr>
      </w:pPr>
      <w:r w:rsidRPr="00662C0C">
        <w:rPr>
          <w:rFonts w:ascii="Segoe UI" w:hAnsi="Segoe UI" w:eastAsia="Times New Roman" w:cs="Segoe UI"/>
          <w:b/>
          <w:sz w:val="24"/>
          <w:szCs w:val="24"/>
        </w:rPr>
        <w:t xml:space="preserve">Measurement Tool: </w:t>
      </w:r>
      <w:r w:rsidRPr="00662C0C">
        <w:rPr>
          <w:rFonts w:ascii="Segoe UI" w:hAnsi="Segoe UI" w:eastAsia="Times New Roman" w:cs="Segoe UI"/>
          <w:sz w:val="24"/>
          <w:szCs w:val="24"/>
        </w:rPr>
        <w:t>The Measurement Tool allows users to measure distances between points on the map. Key features include:</w:t>
      </w:r>
    </w:p>
    <w:p w:rsidRPr="00662C0C" w:rsidR="005E5BE0" w:rsidRDefault="007B42CC" w14:paraId="549E5157" w14:textId="77777777">
      <w:pPr>
        <w:numPr>
          <w:ilvl w:val="0"/>
          <w:numId w:val="35"/>
        </w:numPr>
        <w:spacing w:after="240"/>
        <w:jc w:val="both"/>
        <w:rPr>
          <w:rFonts w:ascii="Segoe UI" w:hAnsi="Segoe UI" w:eastAsia="Times New Roman" w:cs="Segoe UI"/>
          <w:sz w:val="24"/>
          <w:szCs w:val="24"/>
        </w:rPr>
      </w:pPr>
      <w:r w:rsidRPr="00662C0C">
        <w:rPr>
          <w:rFonts w:ascii="Segoe UI" w:hAnsi="Segoe UI" w:eastAsia="Times New Roman" w:cs="Segoe UI"/>
          <w:sz w:val="24"/>
          <w:szCs w:val="24"/>
        </w:rPr>
        <w:t>Length Measurement: Enables users to measure the distance between two or more points.</w:t>
      </w:r>
    </w:p>
    <w:p w:rsidRPr="00662C0C" w:rsidR="005E5BE0" w:rsidRDefault="007B42CC" w14:paraId="58A35038" w14:textId="77777777">
      <w:pPr>
        <w:spacing w:before="240" w:after="240"/>
        <w:jc w:val="both"/>
        <w:rPr>
          <w:rFonts w:ascii="Segoe UI" w:hAnsi="Segoe UI" w:eastAsia="Times New Roman" w:cs="Segoe UI"/>
          <w:sz w:val="24"/>
          <w:szCs w:val="24"/>
        </w:rPr>
      </w:pPr>
      <w:r w:rsidRPr="00662C0C">
        <w:rPr>
          <w:rFonts w:ascii="Segoe UI" w:hAnsi="Segoe UI" w:eastAsia="Times New Roman" w:cs="Segoe UI"/>
          <w:noProof/>
          <w:sz w:val="24"/>
          <w:szCs w:val="24"/>
        </w:rPr>
        <w:drawing>
          <wp:inline distT="114300" distB="114300" distL="114300" distR="114300" wp14:anchorId="44BA88A6" wp14:editId="4319254A">
            <wp:extent cx="5734050" cy="2686050"/>
            <wp:effectExtent l="0" t="0" r="0" b="0"/>
            <wp:docPr id="14"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66"/>
                    <a:srcRect/>
                    <a:stretch>
                      <a:fillRect/>
                    </a:stretch>
                  </pic:blipFill>
                  <pic:spPr>
                    <a:xfrm>
                      <a:off x="0" y="0"/>
                      <a:ext cx="5734050" cy="2686050"/>
                    </a:xfrm>
                    <a:prstGeom prst="rect">
                      <a:avLst/>
                    </a:prstGeom>
                    <a:ln/>
                  </pic:spPr>
                </pic:pic>
              </a:graphicData>
            </a:graphic>
          </wp:inline>
        </w:drawing>
      </w:r>
    </w:p>
    <w:p w:rsidRPr="00662C0C" w:rsidR="005E5BE0" w:rsidP="00042BB8" w:rsidRDefault="007B42CC" w14:paraId="0C49577A" w14:textId="563D94EA">
      <w:pPr>
        <w:spacing w:before="240" w:after="240"/>
        <w:jc w:val="center"/>
        <w:rPr>
          <w:rFonts w:ascii="Segoe UI" w:hAnsi="Segoe UI" w:eastAsia="Times New Roman" w:cs="Segoe UI"/>
          <w:sz w:val="24"/>
          <w:szCs w:val="24"/>
        </w:rPr>
      </w:pPr>
      <w:r w:rsidRPr="00662C0C">
        <w:rPr>
          <w:rFonts w:ascii="Segoe UI" w:hAnsi="Segoe UI" w:eastAsia="Times New Roman" w:cs="Segoe UI"/>
          <w:sz w:val="24"/>
          <w:szCs w:val="24"/>
        </w:rPr>
        <w:t xml:space="preserve">Figure </w:t>
      </w:r>
      <w:r w:rsidR="00042BB8">
        <w:rPr>
          <w:rFonts w:ascii="Segoe UI" w:hAnsi="Segoe UI" w:eastAsia="Times New Roman" w:cs="Segoe UI"/>
          <w:sz w:val="24"/>
          <w:szCs w:val="24"/>
        </w:rPr>
        <w:t>61</w:t>
      </w:r>
      <w:r w:rsidRPr="00662C0C">
        <w:rPr>
          <w:rFonts w:ascii="Segoe UI" w:hAnsi="Segoe UI" w:eastAsia="Times New Roman" w:cs="Segoe UI"/>
          <w:sz w:val="24"/>
          <w:szCs w:val="24"/>
        </w:rPr>
        <w:t>: Exploring the measure tool feature</w:t>
      </w:r>
    </w:p>
    <w:p w:rsidRPr="00662C0C" w:rsidR="005E5BE0" w:rsidRDefault="007B42CC" w14:paraId="74ADA2B5" w14:textId="77777777">
      <w:pPr>
        <w:spacing w:before="220" w:after="40"/>
        <w:jc w:val="both"/>
        <w:rPr>
          <w:rFonts w:ascii="Segoe UI" w:hAnsi="Segoe UI" w:eastAsia="Times New Roman" w:cs="Segoe UI"/>
          <w:sz w:val="24"/>
          <w:szCs w:val="24"/>
        </w:rPr>
      </w:pPr>
      <w:r w:rsidRPr="00662C0C">
        <w:rPr>
          <w:rFonts w:ascii="Segoe UI" w:hAnsi="Segoe UI" w:eastAsia="Times New Roman" w:cs="Segoe UI"/>
          <w:b/>
          <w:sz w:val="24"/>
          <w:szCs w:val="24"/>
        </w:rPr>
        <w:t>3.4.10. Map Settings</w:t>
      </w:r>
      <w:r w:rsidRPr="00662C0C">
        <w:rPr>
          <w:rFonts w:ascii="Segoe UI" w:hAnsi="Segoe UI" w:eastAsia="Times New Roman" w:cs="Segoe UI"/>
          <w:sz w:val="24"/>
          <w:szCs w:val="24"/>
        </w:rPr>
        <w:t>: Allows users to customize the map display, including selecting base maps, adjusting data attribution, and managing map quality for improved performance</w:t>
      </w:r>
    </w:p>
    <w:p w:rsidRPr="00662C0C" w:rsidR="005E5BE0" w:rsidRDefault="007B42CC" w14:paraId="4447ED38" w14:textId="77777777">
      <w:pPr>
        <w:spacing w:before="240" w:after="240"/>
        <w:jc w:val="both"/>
        <w:rPr>
          <w:rFonts w:ascii="Segoe UI" w:hAnsi="Segoe UI" w:eastAsia="Times New Roman" w:cs="Segoe UI"/>
          <w:sz w:val="24"/>
          <w:szCs w:val="24"/>
        </w:rPr>
      </w:pPr>
      <w:r w:rsidRPr="00662C0C">
        <w:rPr>
          <w:rFonts w:ascii="Segoe UI" w:hAnsi="Segoe UI" w:eastAsia="Times New Roman" w:cs="Segoe UI"/>
          <w:noProof/>
          <w:sz w:val="24"/>
          <w:szCs w:val="24"/>
        </w:rPr>
        <w:drawing>
          <wp:inline distT="114300" distB="114300" distL="114300" distR="114300" wp14:anchorId="36B871AF" wp14:editId="5CEE0C55">
            <wp:extent cx="5734050" cy="2676525"/>
            <wp:effectExtent l="0" t="0" r="0" b="0"/>
            <wp:docPr id="36"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67"/>
                    <a:srcRect/>
                    <a:stretch>
                      <a:fillRect/>
                    </a:stretch>
                  </pic:blipFill>
                  <pic:spPr>
                    <a:xfrm>
                      <a:off x="0" y="0"/>
                      <a:ext cx="5734050" cy="2676525"/>
                    </a:xfrm>
                    <a:prstGeom prst="rect">
                      <a:avLst/>
                    </a:prstGeom>
                    <a:ln/>
                  </pic:spPr>
                </pic:pic>
              </a:graphicData>
            </a:graphic>
          </wp:inline>
        </w:drawing>
      </w:r>
    </w:p>
    <w:p w:rsidRPr="00662C0C" w:rsidR="005E5BE0" w:rsidP="00042BB8" w:rsidRDefault="007B42CC" w14:paraId="166453BD" w14:textId="20C153F1">
      <w:pPr>
        <w:spacing w:before="240"/>
        <w:jc w:val="center"/>
        <w:rPr>
          <w:rFonts w:ascii="Segoe UI" w:hAnsi="Segoe UI" w:eastAsia="Times New Roman" w:cs="Segoe UI"/>
          <w:sz w:val="24"/>
          <w:szCs w:val="24"/>
        </w:rPr>
      </w:pPr>
      <w:r w:rsidRPr="00662C0C">
        <w:rPr>
          <w:rFonts w:ascii="Segoe UI" w:hAnsi="Segoe UI" w:eastAsia="Times New Roman" w:cs="Segoe UI"/>
          <w:sz w:val="24"/>
          <w:szCs w:val="24"/>
        </w:rPr>
        <w:t xml:space="preserve">Figure </w:t>
      </w:r>
      <w:r w:rsidR="00042BB8">
        <w:rPr>
          <w:rFonts w:ascii="Segoe UI" w:hAnsi="Segoe UI" w:eastAsia="Times New Roman" w:cs="Segoe UI"/>
          <w:sz w:val="24"/>
          <w:szCs w:val="24"/>
        </w:rPr>
        <w:t>62</w:t>
      </w:r>
      <w:r w:rsidRPr="00662C0C">
        <w:rPr>
          <w:rFonts w:ascii="Segoe UI" w:hAnsi="Segoe UI" w:eastAsia="Times New Roman" w:cs="Segoe UI"/>
          <w:sz w:val="24"/>
          <w:szCs w:val="24"/>
        </w:rPr>
        <w:t>: Displaying the description of the map settings from the site tour</w:t>
      </w:r>
    </w:p>
    <w:p w:rsidRPr="00662C0C" w:rsidR="005E5BE0" w:rsidRDefault="007B42CC" w14:paraId="21ED3DB2" w14:textId="77777777">
      <w:pPr>
        <w:spacing w:before="240"/>
        <w:jc w:val="both"/>
        <w:rPr>
          <w:rFonts w:ascii="Segoe UI" w:hAnsi="Segoe UI" w:eastAsia="Times New Roman" w:cs="Segoe UI"/>
          <w:sz w:val="24"/>
          <w:szCs w:val="24"/>
        </w:rPr>
      </w:pPr>
      <w:r w:rsidRPr="00662C0C">
        <w:rPr>
          <w:rFonts w:ascii="Segoe UI" w:hAnsi="Segoe UI" w:eastAsia="Times New Roman" w:cs="Segoe UI"/>
          <w:sz w:val="24"/>
          <w:szCs w:val="24"/>
        </w:rPr>
        <w:t xml:space="preserve">The features of the map settings include map view, terrain positioning, base map selection, timeline, image optimization, and map quality. </w:t>
      </w:r>
    </w:p>
    <w:p w:rsidRPr="00662C0C" w:rsidR="005E5BE0" w:rsidRDefault="007B42CC" w14:paraId="2564ACCF" w14:textId="77777777">
      <w:pPr>
        <w:spacing w:before="240" w:after="240"/>
        <w:jc w:val="both"/>
        <w:rPr>
          <w:rFonts w:ascii="Segoe UI" w:hAnsi="Segoe UI" w:eastAsia="Times New Roman" w:cs="Segoe UI"/>
          <w:sz w:val="24"/>
          <w:szCs w:val="24"/>
        </w:rPr>
      </w:pPr>
      <w:r w:rsidRPr="00662C0C">
        <w:rPr>
          <w:rFonts w:ascii="Segoe UI" w:hAnsi="Segoe UI" w:eastAsia="Times New Roman" w:cs="Segoe UI"/>
          <w:noProof/>
          <w:sz w:val="24"/>
          <w:szCs w:val="24"/>
        </w:rPr>
        <w:drawing>
          <wp:inline distT="114300" distB="114300" distL="114300" distR="114300" wp14:anchorId="335BF6D7" wp14:editId="6A196767">
            <wp:extent cx="5734050" cy="2695575"/>
            <wp:effectExtent l="0" t="0" r="0" b="0"/>
            <wp:docPr id="39"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68"/>
                    <a:srcRect/>
                    <a:stretch>
                      <a:fillRect/>
                    </a:stretch>
                  </pic:blipFill>
                  <pic:spPr>
                    <a:xfrm>
                      <a:off x="0" y="0"/>
                      <a:ext cx="5734050" cy="2695575"/>
                    </a:xfrm>
                    <a:prstGeom prst="rect">
                      <a:avLst/>
                    </a:prstGeom>
                    <a:ln/>
                  </pic:spPr>
                </pic:pic>
              </a:graphicData>
            </a:graphic>
          </wp:inline>
        </w:drawing>
      </w:r>
    </w:p>
    <w:p w:rsidRPr="00662C0C" w:rsidR="005E5BE0" w:rsidP="00042BB8" w:rsidRDefault="007B42CC" w14:paraId="22463E31" w14:textId="271E1CD4">
      <w:pPr>
        <w:spacing w:before="240" w:after="240"/>
        <w:jc w:val="center"/>
        <w:rPr>
          <w:rFonts w:ascii="Segoe UI" w:hAnsi="Segoe UI" w:eastAsia="Times New Roman" w:cs="Segoe UI"/>
          <w:sz w:val="24"/>
          <w:szCs w:val="24"/>
        </w:rPr>
      </w:pPr>
      <w:r w:rsidRPr="00662C0C">
        <w:rPr>
          <w:rFonts w:ascii="Segoe UI" w:hAnsi="Segoe UI" w:eastAsia="Times New Roman" w:cs="Segoe UI"/>
          <w:sz w:val="24"/>
          <w:szCs w:val="24"/>
        </w:rPr>
        <w:t xml:space="preserve">Figure </w:t>
      </w:r>
      <w:r w:rsidR="00042BB8">
        <w:rPr>
          <w:rFonts w:ascii="Segoe UI" w:hAnsi="Segoe UI" w:eastAsia="Times New Roman" w:cs="Segoe UI"/>
          <w:sz w:val="24"/>
          <w:szCs w:val="24"/>
        </w:rPr>
        <w:t>63</w:t>
      </w:r>
      <w:r w:rsidRPr="00662C0C">
        <w:rPr>
          <w:rFonts w:ascii="Segoe UI" w:hAnsi="Segoe UI" w:eastAsia="Times New Roman" w:cs="Segoe UI"/>
          <w:sz w:val="24"/>
          <w:szCs w:val="24"/>
        </w:rPr>
        <w:t>: Displaying the map settings feature</w:t>
      </w:r>
    </w:p>
    <w:p w:rsidRPr="00662C0C" w:rsidR="005E5BE0" w:rsidP="19BF21B8" w:rsidRDefault="007B42CC" w14:paraId="7BCCB217" w14:textId="77777777">
      <w:pPr>
        <w:spacing w:before="240" w:after="240"/>
        <w:jc w:val="both"/>
        <w:rPr>
          <w:rFonts w:ascii="Segoe UI" w:hAnsi="Segoe UI" w:eastAsia="Times New Roman" w:cs="Segoe UI"/>
          <w:sz w:val="24"/>
          <w:szCs w:val="24"/>
          <w:lang w:val="en-US"/>
        </w:rPr>
      </w:pPr>
      <w:r w:rsidRPr="19BF21B8" w:rsidR="007B42CC">
        <w:rPr>
          <w:rFonts w:ascii="Segoe UI" w:hAnsi="Segoe UI" w:eastAsia="Times New Roman" w:cs="Segoe UI"/>
          <w:b w:val="1"/>
          <w:bCs w:val="1"/>
          <w:sz w:val="24"/>
          <w:szCs w:val="24"/>
          <w:lang w:val="en-US"/>
        </w:rPr>
        <w:t>3.4.11 The Feedback icon:</w:t>
      </w:r>
      <w:r w:rsidRPr="19BF21B8" w:rsidR="007B42CC">
        <w:rPr>
          <w:rFonts w:ascii="Segoe UI" w:hAnsi="Segoe UI" w:eastAsia="Times New Roman" w:cs="Segoe UI"/>
          <w:sz w:val="24"/>
          <w:szCs w:val="24"/>
          <w:lang w:val="en-US"/>
        </w:rPr>
        <w:t xml:space="preserve"> This is beneath the web portal homepage. The Feedback feature allows users to share their thoughts or ask questions directly with the developers of the Limpopo Digital Twin Concept. This feature is designed to make it easy for users to communicate directly with the platform's developers, helping them improve the tool based on user experience.</w:t>
      </w:r>
    </w:p>
    <w:p w:rsidRPr="00662C0C" w:rsidR="005E5BE0" w:rsidP="07C805DE" w:rsidRDefault="007B42CC" w14:paraId="76D929D1" w14:textId="77777777">
      <w:pPr>
        <w:spacing w:before="240" w:after="240"/>
        <w:jc w:val="both"/>
        <w:rPr>
          <w:rFonts w:ascii="Segoe UI" w:hAnsi="Segoe UI" w:eastAsia="Times New Roman" w:cs="Segoe UI"/>
          <w:sz w:val="24"/>
          <w:szCs w:val="24"/>
          <w:lang w:val="en-US"/>
        </w:rPr>
      </w:pPr>
      <w:r w:rsidRPr="07C805DE">
        <w:rPr>
          <w:rFonts w:ascii="Segoe UI" w:hAnsi="Segoe UI" w:eastAsia="Times New Roman" w:cs="Segoe UI"/>
          <w:sz w:val="24"/>
          <w:szCs w:val="24"/>
          <w:lang w:val="en-US"/>
        </w:rPr>
        <w:t>Here's what users can do:</w:t>
      </w:r>
    </w:p>
    <w:p w:rsidRPr="00662C0C" w:rsidR="005E5BE0" w:rsidP="07C805DE" w:rsidRDefault="007B42CC" w14:paraId="042634BC" w14:textId="77777777">
      <w:pPr>
        <w:numPr>
          <w:ilvl w:val="0"/>
          <w:numId w:val="42"/>
        </w:numPr>
        <w:spacing w:before="240"/>
        <w:jc w:val="both"/>
        <w:rPr>
          <w:rFonts w:ascii="Segoe UI" w:hAnsi="Segoe UI" w:eastAsia="Times New Roman" w:cs="Segoe UI"/>
          <w:sz w:val="24"/>
          <w:szCs w:val="24"/>
          <w:lang w:val="en-US"/>
        </w:rPr>
      </w:pPr>
      <w:r w:rsidRPr="07C805DE">
        <w:rPr>
          <w:rFonts w:ascii="Segoe UI" w:hAnsi="Segoe UI" w:eastAsia="Times New Roman" w:cs="Segoe UI"/>
          <w:sz w:val="24"/>
          <w:szCs w:val="24"/>
          <w:lang w:val="en-US"/>
        </w:rPr>
        <w:t>Your name (optional): Users can enter their name, but it's not required.</w:t>
      </w:r>
    </w:p>
    <w:p w:rsidRPr="00662C0C" w:rsidR="005E5BE0" w:rsidRDefault="007B42CC" w14:paraId="48C1C2E0" w14:textId="77777777">
      <w:pPr>
        <w:numPr>
          <w:ilvl w:val="0"/>
          <w:numId w:val="42"/>
        </w:numPr>
        <w:jc w:val="both"/>
        <w:rPr>
          <w:rFonts w:ascii="Segoe UI" w:hAnsi="Segoe UI" w:eastAsia="Times New Roman" w:cs="Segoe UI"/>
          <w:sz w:val="24"/>
          <w:szCs w:val="24"/>
        </w:rPr>
      </w:pPr>
      <w:r w:rsidRPr="00662C0C">
        <w:rPr>
          <w:rFonts w:ascii="Segoe UI" w:hAnsi="Segoe UI" w:eastAsia="Times New Roman" w:cs="Segoe UI"/>
          <w:sz w:val="24"/>
          <w:szCs w:val="24"/>
        </w:rPr>
        <w:t>Email address (optional): For the Developer’s team to do a follow-up, users need to provide their email.</w:t>
      </w:r>
    </w:p>
    <w:p w:rsidRPr="00662C0C" w:rsidR="005E5BE0" w:rsidRDefault="007B42CC" w14:paraId="4C5DD627" w14:textId="77777777">
      <w:pPr>
        <w:numPr>
          <w:ilvl w:val="0"/>
          <w:numId w:val="42"/>
        </w:numPr>
        <w:jc w:val="both"/>
        <w:rPr>
          <w:rFonts w:ascii="Segoe UI" w:hAnsi="Segoe UI" w:eastAsia="Times New Roman" w:cs="Segoe UI"/>
          <w:sz w:val="24"/>
          <w:szCs w:val="24"/>
        </w:rPr>
      </w:pPr>
      <w:r w:rsidRPr="00662C0C">
        <w:rPr>
          <w:rFonts w:ascii="Segoe UI" w:hAnsi="Segoe UI" w:eastAsia="Times New Roman" w:cs="Segoe UI"/>
          <w:sz w:val="24"/>
          <w:szCs w:val="24"/>
        </w:rPr>
        <w:t>Comment or question: This is where users write their feedback or inquiries.</w:t>
      </w:r>
    </w:p>
    <w:p w:rsidRPr="00662C0C" w:rsidR="005E5BE0" w:rsidRDefault="007B42CC" w14:paraId="46ED7AA6" w14:textId="77777777">
      <w:pPr>
        <w:numPr>
          <w:ilvl w:val="0"/>
          <w:numId w:val="42"/>
        </w:numPr>
        <w:jc w:val="both"/>
        <w:rPr>
          <w:rFonts w:ascii="Segoe UI" w:hAnsi="Segoe UI" w:eastAsia="Times New Roman" w:cs="Segoe UI"/>
          <w:sz w:val="24"/>
          <w:szCs w:val="24"/>
        </w:rPr>
      </w:pPr>
      <w:r w:rsidRPr="00662C0C">
        <w:rPr>
          <w:rFonts w:ascii="Segoe UI" w:hAnsi="Segoe UI" w:eastAsia="Times New Roman" w:cs="Segoe UI"/>
          <w:sz w:val="24"/>
          <w:szCs w:val="24"/>
        </w:rPr>
        <w:t>Share my map view: Users can choose to share their current map view along with their feedback, giving the developers context for their comments.</w:t>
      </w:r>
    </w:p>
    <w:p w:rsidRPr="00662C0C" w:rsidR="005E5BE0" w:rsidRDefault="007B42CC" w14:paraId="1F86FC09" w14:textId="77777777">
      <w:pPr>
        <w:numPr>
          <w:ilvl w:val="0"/>
          <w:numId w:val="42"/>
        </w:numPr>
        <w:jc w:val="both"/>
        <w:rPr>
          <w:rFonts w:ascii="Segoe UI" w:hAnsi="Segoe UI" w:eastAsia="Times New Roman" w:cs="Segoe UI"/>
          <w:sz w:val="24"/>
          <w:szCs w:val="24"/>
        </w:rPr>
      </w:pPr>
      <w:r w:rsidRPr="00662C0C">
        <w:rPr>
          <w:rFonts w:ascii="Segoe UI" w:hAnsi="Segoe UI" w:eastAsia="Times New Roman" w:cs="Segoe UI"/>
          <w:sz w:val="24"/>
          <w:szCs w:val="24"/>
        </w:rPr>
        <w:t>Cancel: Exit the feedback form without sending the message.</w:t>
      </w:r>
    </w:p>
    <w:p w:rsidRPr="00662C0C" w:rsidR="005E5BE0" w:rsidP="07C805DE" w:rsidRDefault="007B42CC" w14:paraId="187FB4EC" w14:textId="77777777">
      <w:pPr>
        <w:numPr>
          <w:ilvl w:val="0"/>
          <w:numId w:val="42"/>
        </w:numPr>
        <w:spacing w:after="240"/>
        <w:jc w:val="both"/>
        <w:rPr>
          <w:rFonts w:ascii="Segoe UI" w:hAnsi="Segoe UI" w:eastAsia="Times New Roman" w:cs="Segoe UI"/>
          <w:sz w:val="24"/>
          <w:szCs w:val="24"/>
          <w:lang w:val="en-US"/>
        </w:rPr>
      </w:pPr>
      <w:r w:rsidRPr="07C805DE">
        <w:rPr>
          <w:rFonts w:ascii="Segoe UI" w:hAnsi="Segoe UI" w:eastAsia="Times New Roman" w:cs="Segoe UI"/>
          <w:sz w:val="24"/>
          <w:szCs w:val="24"/>
          <w:lang w:val="en-US"/>
        </w:rPr>
        <w:t>Send: Submit  feedback to the developers.</w:t>
      </w:r>
    </w:p>
    <w:p w:rsidRPr="00662C0C" w:rsidR="005E5BE0" w:rsidRDefault="007B42CC" w14:paraId="764C786E" w14:textId="77777777">
      <w:pPr>
        <w:spacing w:before="240" w:after="240"/>
        <w:jc w:val="both"/>
        <w:rPr>
          <w:rFonts w:ascii="Segoe UI" w:hAnsi="Segoe UI" w:eastAsia="Times New Roman" w:cs="Segoe UI"/>
          <w:sz w:val="24"/>
          <w:szCs w:val="24"/>
        </w:rPr>
      </w:pPr>
      <w:r w:rsidRPr="00662C0C">
        <w:rPr>
          <w:rFonts w:ascii="Segoe UI" w:hAnsi="Segoe UI" w:eastAsia="Times New Roman" w:cs="Segoe UI"/>
          <w:noProof/>
          <w:sz w:val="24"/>
          <w:szCs w:val="24"/>
        </w:rPr>
        <w:drawing>
          <wp:inline distT="114300" distB="114300" distL="114300" distR="114300" wp14:anchorId="6BA0B754" wp14:editId="0FA5F459">
            <wp:extent cx="5734050" cy="3619500"/>
            <wp:effectExtent l="0" t="0" r="0" b="0"/>
            <wp:docPr id="22"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69"/>
                    <a:srcRect/>
                    <a:stretch>
                      <a:fillRect/>
                    </a:stretch>
                  </pic:blipFill>
                  <pic:spPr>
                    <a:xfrm>
                      <a:off x="0" y="0"/>
                      <a:ext cx="5734050" cy="3619500"/>
                    </a:xfrm>
                    <a:prstGeom prst="rect">
                      <a:avLst/>
                    </a:prstGeom>
                    <a:ln/>
                  </pic:spPr>
                </pic:pic>
              </a:graphicData>
            </a:graphic>
          </wp:inline>
        </w:drawing>
      </w:r>
    </w:p>
    <w:p w:rsidRPr="00662C0C" w:rsidR="005E5BE0" w:rsidP="00042BB8" w:rsidRDefault="007B42CC" w14:paraId="6EB504BA" w14:textId="578DE282">
      <w:pPr>
        <w:spacing w:before="240" w:after="240"/>
        <w:jc w:val="center"/>
        <w:rPr>
          <w:rFonts w:ascii="Segoe UI" w:hAnsi="Segoe UI" w:eastAsia="Times New Roman" w:cs="Segoe UI"/>
          <w:sz w:val="24"/>
          <w:szCs w:val="24"/>
        </w:rPr>
      </w:pPr>
      <w:r w:rsidRPr="00662C0C">
        <w:rPr>
          <w:rFonts w:ascii="Segoe UI" w:hAnsi="Segoe UI" w:eastAsia="Times New Roman" w:cs="Segoe UI"/>
          <w:sz w:val="24"/>
          <w:szCs w:val="24"/>
        </w:rPr>
        <w:t>Figure 6</w:t>
      </w:r>
      <w:r w:rsidR="00042BB8">
        <w:rPr>
          <w:rFonts w:ascii="Segoe UI" w:hAnsi="Segoe UI" w:eastAsia="Times New Roman" w:cs="Segoe UI"/>
          <w:sz w:val="24"/>
          <w:szCs w:val="24"/>
        </w:rPr>
        <w:t>4</w:t>
      </w:r>
      <w:r w:rsidRPr="00662C0C">
        <w:rPr>
          <w:rFonts w:ascii="Segoe UI" w:hAnsi="Segoe UI" w:eastAsia="Times New Roman" w:cs="Segoe UI"/>
          <w:sz w:val="24"/>
          <w:szCs w:val="24"/>
        </w:rPr>
        <w:t>: Displaying the feedback feature</w:t>
      </w:r>
    </w:p>
    <w:p w:rsidRPr="00662C0C" w:rsidR="005E5BE0" w:rsidRDefault="007B42CC" w14:paraId="31833BA6" w14:textId="77777777">
      <w:pPr>
        <w:spacing w:before="240" w:after="240"/>
        <w:jc w:val="both"/>
        <w:rPr>
          <w:rFonts w:ascii="Segoe UI" w:hAnsi="Segoe UI" w:eastAsia="Times New Roman" w:cs="Segoe UI"/>
          <w:b/>
          <w:sz w:val="24"/>
          <w:szCs w:val="24"/>
        </w:rPr>
      </w:pPr>
      <w:r w:rsidRPr="00662C0C">
        <w:rPr>
          <w:rFonts w:ascii="Segoe UI" w:hAnsi="Segoe UI" w:eastAsia="Times New Roman" w:cs="Segoe UI"/>
          <w:b/>
          <w:sz w:val="24"/>
          <w:szCs w:val="24"/>
        </w:rPr>
        <w:t>3.4.12. Data Attribution and Basemap Selection</w:t>
      </w:r>
    </w:p>
    <w:p w:rsidRPr="00662C0C" w:rsidR="005E5BE0" w:rsidRDefault="007B42CC" w14:paraId="12940E53" w14:textId="77777777">
      <w:pPr>
        <w:spacing w:before="240" w:after="240"/>
        <w:jc w:val="both"/>
        <w:rPr>
          <w:rFonts w:ascii="Segoe UI" w:hAnsi="Segoe UI" w:eastAsia="Times New Roman" w:cs="Segoe UI"/>
          <w:sz w:val="24"/>
          <w:szCs w:val="24"/>
        </w:rPr>
      </w:pPr>
      <w:r w:rsidRPr="00662C0C">
        <w:rPr>
          <w:rFonts w:ascii="Segoe UI" w:hAnsi="Segoe UI" w:eastAsia="Times New Roman" w:cs="Segoe UI"/>
          <w:sz w:val="24"/>
          <w:szCs w:val="24"/>
        </w:rPr>
        <w:t>At the bottom of the homepage, there are options for data attribution, selecting base maps, and viewing disclaimers related to the data being used.</w:t>
      </w:r>
    </w:p>
    <w:p w:rsidRPr="00662C0C" w:rsidR="005E5BE0" w:rsidRDefault="007B42CC" w14:paraId="54F63069" w14:textId="77777777">
      <w:pPr>
        <w:spacing w:before="240" w:after="240"/>
        <w:jc w:val="both"/>
        <w:rPr>
          <w:rFonts w:ascii="Segoe UI" w:hAnsi="Segoe UI" w:eastAsia="Times New Roman" w:cs="Segoe UI"/>
          <w:b/>
          <w:sz w:val="24"/>
          <w:szCs w:val="24"/>
        </w:rPr>
      </w:pPr>
      <w:r w:rsidRPr="00662C0C">
        <w:rPr>
          <w:rFonts w:ascii="Segoe UI" w:hAnsi="Segoe UI" w:eastAsia="Times New Roman" w:cs="Segoe UI"/>
          <w:b/>
          <w:sz w:val="24"/>
          <w:szCs w:val="24"/>
        </w:rPr>
        <w:t>3.4.13. Version and System Information</w:t>
      </w:r>
    </w:p>
    <w:p w:rsidRPr="00662C0C" w:rsidR="005E5BE0" w:rsidRDefault="007B42CC" w14:paraId="03AC1712" w14:textId="77777777">
      <w:pPr>
        <w:numPr>
          <w:ilvl w:val="0"/>
          <w:numId w:val="17"/>
        </w:numPr>
        <w:spacing w:before="240"/>
        <w:jc w:val="both"/>
        <w:rPr>
          <w:rFonts w:ascii="Segoe UI" w:hAnsi="Segoe UI" w:eastAsia="Times New Roman" w:cs="Segoe UI"/>
          <w:sz w:val="24"/>
          <w:szCs w:val="24"/>
        </w:rPr>
      </w:pPr>
      <w:r w:rsidRPr="00662C0C">
        <w:rPr>
          <w:rFonts w:ascii="Segoe UI" w:hAnsi="Segoe UI" w:eastAsia="Times New Roman" w:cs="Segoe UI"/>
          <w:sz w:val="24"/>
          <w:szCs w:val="24"/>
        </w:rPr>
        <w:t>Version: 2024-8-26-0.1.2-8.7.1-aba34780</w:t>
      </w:r>
    </w:p>
    <w:p w:rsidRPr="00662C0C" w:rsidR="005E5BE0" w:rsidP="07C805DE" w:rsidRDefault="007B42CC" w14:paraId="7BFDC8BB" w14:textId="77777777">
      <w:pPr>
        <w:numPr>
          <w:ilvl w:val="0"/>
          <w:numId w:val="17"/>
        </w:numPr>
        <w:spacing w:after="240"/>
        <w:jc w:val="both"/>
        <w:rPr>
          <w:rFonts w:ascii="Segoe UI" w:hAnsi="Segoe UI" w:eastAsia="Times New Roman" w:cs="Segoe UI"/>
          <w:sz w:val="24"/>
          <w:szCs w:val="24"/>
          <w:lang w:val="en-US"/>
        </w:rPr>
      </w:pPr>
      <w:r w:rsidRPr="07C805DE">
        <w:rPr>
          <w:rFonts w:ascii="Segoe UI" w:hAnsi="Segoe UI" w:eastAsia="Times New Roman" w:cs="Segoe UI"/>
          <w:sz w:val="24"/>
          <w:szCs w:val="24"/>
          <w:lang w:val="en-US"/>
        </w:rPr>
        <w:t>Platform Components: Cesium ion for 3D mapping, data attribution, and base map selection.</w:t>
      </w:r>
    </w:p>
    <w:p w:rsidRPr="00662C0C" w:rsidR="005E5BE0" w:rsidRDefault="007B42CC" w14:paraId="520A9ACE" w14:textId="77777777">
      <w:pPr>
        <w:spacing w:before="240"/>
        <w:jc w:val="both"/>
        <w:rPr>
          <w:rFonts w:ascii="Segoe UI" w:hAnsi="Segoe UI" w:eastAsia="Times New Roman" w:cs="Segoe UI"/>
          <w:sz w:val="24"/>
          <w:szCs w:val="24"/>
        </w:rPr>
      </w:pPr>
      <w:r w:rsidRPr="00662C0C">
        <w:rPr>
          <w:rFonts w:ascii="Segoe UI" w:hAnsi="Segoe UI" w:eastAsia="Times New Roman" w:cs="Segoe UI"/>
          <w:b/>
          <w:sz w:val="24"/>
          <w:szCs w:val="24"/>
        </w:rPr>
        <w:t>4. Development Process</w:t>
      </w:r>
    </w:p>
    <w:p w:rsidRPr="00662C0C" w:rsidR="005E5BE0" w:rsidRDefault="007B42CC" w14:paraId="7BE1A7D3" w14:textId="77777777">
      <w:pPr>
        <w:spacing w:before="240"/>
        <w:jc w:val="both"/>
        <w:rPr>
          <w:rFonts w:ascii="Segoe UI" w:hAnsi="Segoe UI" w:eastAsia="Times New Roman" w:cs="Segoe UI"/>
          <w:sz w:val="24"/>
          <w:szCs w:val="24"/>
        </w:rPr>
      </w:pPr>
      <w:r w:rsidRPr="00662C0C">
        <w:rPr>
          <w:rFonts w:ascii="Segoe UI" w:hAnsi="Segoe UI" w:eastAsia="Times New Roman" w:cs="Segoe UI"/>
          <w:b/>
          <w:sz w:val="24"/>
          <w:szCs w:val="24"/>
        </w:rPr>
        <w:t>4.1 Iterative and Incremental Development</w:t>
      </w:r>
    </w:p>
    <w:p w:rsidRPr="00662C0C" w:rsidR="005E5BE0" w:rsidP="07C805DE" w:rsidRDefault="007B42CC" w14:paraId="1AF04570" w14:textId="77777777">
      <w:pPr>
        <w:spacing w:before="240"/>
        <w:jc w:val="both"/>
        <w:rPr>
          <w:rFonts w:ascii="Segoe UI" w:hAnsi="Segoe UI" w:eastAsia="Times New Roman" w:cs="Segoe UI"/>
          <w:sz w:val="24"/>
          <w:szCs w:val="24"/>
          <w:lang w:val="en-US"/>
        </w:rPr>
      </w:pPr>
      <w:r w:rsidRPr="07C805DE">
        <w:rPr>
          <w:rFonts w:ascii="Segoe UI" w:hAnsi="Segoe UI" w:eastAsia="Times New Roman" w:cs="Segoe UI"/>
          <w:sz w:val="24"/>
          <w:szCs w:val="24"/>
          <w:lang w:val="en-US"/>
        </w:rPr>
        <w:t>The development of the WebGIS Portal followed an iterative and incremental approach, ensuring continuous enhancements and refinements based on stakeholder feedback. Each development phase focused on integrating new features and improving existing functionalities.</w:t>
      </w:r>
    </w:p>
    <w:p w:rsidRPr="00662C0C" w:rsidR="005E5BE0" w:rsidP="00042BB8" w:rsidRDefault="007B42CC" w14:paraId="0EA48FDD" w14:textId="77777777">
      <w:pPr>
        <w:spacing w:before="240"/>
        <w:rPr>
          <w:rFonts w:ascii="Segoe UI" w:hAnsi="Segoe UI" w:eastAsia="Times New Roman" w:cs="Segoe UI"/>
          <w:sz w:val="24"/>
          <w:szCs w:val="24"/>
        </w:rPr>
      </w:pPr>
      <w:r w:rsidRPr="00662C0C">
        <w:rPr>
          <w:rFonts w:ascii="Segoe UI" w:hAnsi="Segoe UI" w:eastAsia="Times New Roman" w:cs="Segoe UI"/>
          <w:b/>
          <w:sz w:val="24"/>
          <w:szCs w:val="24"/>
        </w:rPr>
        <w:t>4.1.1 Phase 1: Data Source Identification and Integration</w:t>
      </w:r>
      <w:r w:rsidRPr="00662C0C">
        <w:rPr>
          <w:rFonts w:ascii="Segoe UI" w:hAnsi="Segoe UI" w:eastAsia="Times New Roman" w:cs="Segoe UI"/>
          <w:sz w:val="24"/>
          <w:szCs w:val="24"/>
        </w:rPr>
        <w:br/>
      </w:r>
    </w:p>
    <w:p w:rsidRPr="00662C0C" w:rsidR="005E5BE0" w:rsidRDefault="007B42CC" w14:paraId="5A2FD146" w14:textId="77777777">
      <w:pPr>
        <w:numPr>
          <w:ilvl w:val="0"/>
          <w:numId w:val="6"/>
        </w:numPr>
        <w:jc w:val="both"/>
        <w:rPr>
          <w:rFonts w:ascii="Segoe UI" w:hAnsi="Segoe UI" w:eastAsia="Times New Roman" w:cs="Segoe UI"/>
          <w:sz w:val="24"/>
          <w:szCs w:val="24"/>
        </w:rPr>
      </w:pPr>
      <w:r w:rsidRPr="00662C0C">
        <w:rPr>
          <w:rFonts w:ascii="Segoe UI" w:hAnsi="Segoe UI" w:eastAsia="Times New Roman" w:cs="Segoe UI"/>
          <w:sz w:val="24"/>
          <w:szCs w:val="24"/>
        </w:rPr>
        <w:t>Data Audit and Classification: Comprehensive audit of existing data sources, categorizing them by type and relevance.</w:t>
      </w:r>
    </w:p>
    <w:p w:rsidRPr="00662C0C" w:rsidR="005E5BE0" w:rsidP="19BF21B8" w:rsidRDefault="007B42CC" w14:paraId="777C48E9" w14:textId="77777777">
      <w:pPr>
        <w:numPr>
          <w:ilvl w:val="0"/>
          <w:numId w:val="6"/>
        </w:numPr>
        <w:spacing w:after="240"/>
        <w:jc w:val="both"/>
        <w:rPr>
          <w:rFonts w:ascii="Segoe UI" w:hAnsi="Segoe UI" w:eastAsia="Times New Roman" w:cs="Segoe UI"/>
          <w:sz w:val="24"/>
          <w:szCs w:val="24"/>
          <w:lang w:val="en-US"/>
        </w:rPr>
      </w:pPr>
      <w:r w:rsidRPr="19BF21B8" w:rsidR="007B42CC">
        <w:rPr>
          <w:rFonts w:ascii="Segoe UI" w:hAnsi="Segoe UI" w:eastAsia="Times New Roman" w:cs="Segoe UI"/>
          <w:sz w:val="24"/>
          <w:szCs w:val="24"/>
          <w:lang w:val="en-US"/>
        </w:rPr>
        <w:t>Prototyping: Early prototypes were developed to test data integration processes.</w:t>
      </w:r>
    </w:p>
    <w:p w:rsidRPr="00662C0C" w:rsidR="005E5BE0" w:rsidRDefault="007B42CC" w14:paraId="760614B8" w14:textId="77777777">
      <w:pPr>
        <w:spacing w:before="240"/>
        <w:jc w:val="both"/>
        <w:rPr>
          <w:rFonts w:ascii="Segoe UI" w:hAnsi="Segoe UI" w:eastAsia="Times New Roman" w:cs="Segoe UI"/>
          <w:sz w:val="24"/>
          <w:szCs w:val="24"/>
        </w:rPr>
      </w:pPr>
      <w:r w:rsidRPr="00662C0C">
        <w:rPr>
          <w:rFonts w:ascii="Segoe UI" w:hAnsi="Segoe UI" w:eastAsia="Times New Roman" w:cs="Segoe UI"/>
          <w:b/>
          <w:sz w:val="24"/>
          <w:szCs w:val="24"/>
        </w:rPr>
        <w:t>4.1.2 Phase 2: Implementation and Testing</w:t>
      </w:r>
    </w:p>
    <w:p w:rsidRPr="00662C0C" w:rsidR="005E5BE0" w:rsidRDefault="007B42CC" w14:paraId="6255BD45" w14:textId="77777777">
      <w:pPr>
        <w:numPr>
          <w:ilvl w:val="0"/>
          <w:numId w:val="36"/>
        </w:numPr>
        <w:spacing w:before="240"/>
        <w:jc w:val="both"/>
        <w:rPr>
          <w:rFonts w:ascii="Segoe UI" w:hAnsi="Segoe UI" w:eastAsia="Times New Roman" w:cs="Segoe UI"/>
          <w:sz w:val="24"/>
          <w:szCs w:val="24"/>
        </w:rPr>
      </w:pPr>
      <w:r w:rsidRPr="00662C0C">
        <w:rPr>
          <w:rFonts w:ascii="Segoe UI" w:hAnsi="Segoe UI" w:eastAsia="Times New Roman" w:cs="Segoe UI"/>
          <w:sz w:val="24"/>
          <w:szCs w:val="24"/>
        </w:rPr>
        <w:t>Backend Development: Implementation of data ingestion and processing pipelines.</w:t>
      </w:r>
    </w:p>
    <w:p w:rsidRPr="00662C0C" w:rsidR="005E5BE0" w:rsidP="07C805DE" w:rsidRDefault="007B42CC" w14:paraId="0E4AE599" w14:textId="77777777">
      <w:pPr>
        <w:numPr>
          <w:ilvl w:val="0"/>
          <w:numId w:val="36"/>
        </w:numPr>
        <w:jc w:val="both"/>
        <w:rPr>
          <w:rFonts w:ascii="Segoe UI" w:hAnsi="Segoe UI" w:eastAsia="Times New Roman" w:cs="Segoe UI"/>
          <w:sz w:val="24"/>
          <w:szCs w:val="24"/>
          <w:lang w:val="en-US"/>
        </w:rPr>
      </w:pPr>
      <w:r w:rsidRPr="07C805DE">
        <w:rPr>
          <w:rFonts w:ascii="Segoe UI" w:hAnsi="Segoe UI" w:eastAsia="Times New Roman" w:cs="Segoe UI"/>
          <w:sz w:val="24"/>
          <w:szCs w:val="24"/>
          <w:lang w:val="en-US"/>
        </w:rPr>
        <w:t>Frontend Development: Creation of the interactive UI components for data visualization.</w:t>
      </w:r>
    </w:p>
    <w:p w:rsidRPr="00662C0C" w:rsidR="005E5BE0" w:rsidRDefault="007B42CC" w14:paraId="6A56D6C7" w14:textId="77777777">
      <w:pPr>
        <w:numPr>
          <w:ilvl w:val="0"/>
          <w:numId w:val="36"/>
        </w:numPr>
        <w:jc w:val="both"/>
        <w:rPr>
          <w:rFonts w:ascii="Segoe UI" w:hAnsi="Segoe UI" w:eastAsia="Times New Roman" w:cs="Segoe UI"/>
          <w:sz w:val="24"/>
          <w:szCs w:val="24"/>
        </w:rPr>
      </w:pPr>
      <w:r w:rsidRPr="00662C0C">
        <w:rPr>
          <w:rFonts w:ascii="Segoe UI" w:hAnsi="Segoe UI" w:eastAsia="Times New Roman" w:cs="Segoe UI"/>
          <w:sz w:val="24"/>
          <w:szCs w:val="24"/>
        </w:rPr>
        <w:t>Integration Testing: Rigorous testing to ensure all components function seamlessly together.</w:t>
      </w:r>
    </w:p>
    <w:p w:rsidRPr="00662C0C" w:rsidR="005E5BE0" w:rsidP="00042BB8" w:rsidRDefault="007B42CC" w14:paraId="207A72FA" w14:textId="77777777">
      <w:pPr>
        <w:spacing w:before="240"/>
        <w:rPr>
          <w:rFonts w:ascii="Segoe UI" w:hAnsi="Segoe UI" w:eastAsia="Times New Roman" w:cs="Segoe UI"/>
          <w:sz w:val="24"/>
          <w:szCs w:val="24"/>
        </w:rPr>
      </w:pPr>
      <w:r w:rsidRPr="00662C0C">
        <w:rPr>
          <w:rFonts w:ascii="Segoe UI" w:hAnsi="Segoe UI" w:eastAsia="Times New Roman" w:cs="Segoe UI"/>
          <w:b/>
          <w:sz w:val="24"/>
          <w:szCs w:val="24"/>
        </w:rPr>
        <w:t>4.1.3 Phase 3: Continuous Improvement</w:t>
      </w:r>
      <w:r w:rsidRPr="00662C0C">
        <w:rPr>
          <w:rFonts w:ascii="Segoe UI" w:hAnsi="Segoe UI" w:eastAsia="Times New Roman" w:cs="Segoe UI"/>
          <w:sz w:val="24"/>
          <w:szCs w:val="24"/>
        </w:rPr>
        <w:br/>
      </w:r>
    </w:p>
    <w:p w:rsidRPr="00662C0C" w:rsidR="005E5BE0" w:rsidRDefault="007B42CC" w14:paraId="14999CC4" w14:textId="77777777">
      <w:pPr>
        <w:numPr>
          <w:ilvl w:val="0"/>
          <w:numId w:val="13"/>
        </w:numPr>
        <w:jc w:val="both"/>
        <w:rPr>
          <w:rFonts w:ascii="Segoe UI" w:hAnsi="Segoe UI" w:eastAsia="Times New Roman" w:cs="Segoe UI"/>
          <w:sz w:val="24"/>
          <w:szCs w:val="24"/>
        </w:rPr>
      </w:pPr>
      <w:r w:rsidRPr="00662C0C">
        <w:rPr>
          <w:rFonts w:ascii="Segoe UI" w:hAnsi="Segoe UI" w:eastAsia="Times New Roman" w:cs="Segoe UI"/>
          <w:sz w:val="24"/>
          <w:szCs w:val="24"/>
        </w:rPr>
        <w:t>User Feedback Integration: Continuous iteration based on user feedback, with enhancements to both UI and functionality.</w:t>
      </w:r>
    </w:p>
    <w:p w:rsidRPr="00662C0C" w:rsidR="005E5BE0" w:rsidRDefault="007B42CC" w14:paraId="641FCAAA" w14:textId="77777777">
      <w:pPr>
        <w:numPr>
          <w:ilvl w:val="0"/>
          <w:numId w:val="13"/>
        </w:numPr>
        <w:spacing w:after="240"/>
        <w:jc w:val="both"/>
        <w:rPr>
          <w:rFonts w:ascii="Segoe UI" w:hAnsi="Segoe UI" w:eastAsia="Times New Roman" w:cs="Segoe UI"/>
          <w:sz w:val="24"/>
          <w:szCs w:val="24"/>
        </w:rPr>
      </w:pPr>
      <w:r w:rsidRPr="00662C0C">
        <w:rPr>
          <w:rFonts w:ascii="Segoe UI" w:hAnsi="Segoe UI" w:eastAsia="Times New Roman" w:cs="Segoe UI"/>
          <w:sz w:val="24"/>
          <w:szCs w:val="24"/>
        </w:rPr>
        <w:t>Documentation and Training: Development of user manuals and training sessions for end-users.</w:t>
      </w:r>
    </w:p>
    <w:p w:rsidRPr="00662C0C" w:rsidR="005E5BE0" w:rsidRDefault="007B42CC" w14:paraId="32AED631" w14:textId="77777777">
      <w:pPr>
        <w:spacing w:before="240"/>
        <w:jc w:val="both"/>
        <w:rPr>
          <w:rFonts w:ascii="Segoe UI" w:hAnsi="Segoe UI" w:eastAsia="Times New Roman" w:cs="Segoe UI"/>
          <w:sz w:val="24"/>
          <w:szCs w:val="24"/>
        </w:rPr>
      </w:pPr>
      <w:r w:rsidRPr="00662C0C">
        <w:rPr>
          <w:rFonts w:ascii="Segoe UI" w:hAnsi="Segoe UI" w:eastAsia="Times New Roman" w:cs="Segoe UI"/>
          <w:b/>
          <w:sz w:val="24"/>
          <w:szCs w:val="24"/>
        </w:rPr>
        <w:t>5. Deployment and Maintenance</w:t>
      </w:r>
    </w:p>
    <w:p w:rsidRPr="00662C0C" w:rsidR="005E5BE0" w:rsidRDefault="007B42CC" w14:paraId="785BE7FE" w14:textId="77777777">
      <w:pPr>
        <w:spacing w:before="240"/>
        <w:jc w:val="both"/>
        <w:rPr>
          <w:rFonts w:ascii="Segoe UI" w:hAnsi="Segoe UI" w:eastAsia="Times New Roman" w:cs="Segoe UI"/>
          <w:sz w:val="24"/>
          <w:szCs w:val="24"/>
        </w:rPr>
      </w:pPr>
      <w:r w:rsidRPr="00662C0C">
        <w:rPr>
          <w:rFonts w:ascii="Segoe UI" w:hAnsi="Segoe UI" w:eastAsia="Times New Roman" w:cs="Segoe UI"/>
          <w:b/>
          <w:sz w:val="24"/>
          <w:szCs w:val="24"/>
        </w:rPr>
        <w:t>5.1 AWS Deployment</w:t>
      </w:r>
    </w:p>
    <w:p w:rsidRPr="00662C0C" w:rsidR="005E5BE0" w:rsidP="07C805DE" w:rsidRDefault="007B42CC" w14:paraId="78E00570" w14:textId="77777777">
      <w:pPr>
        <w:spacing w:before="240"/>
        <w:jc w:val="both"/>
        <w:rPr>
          <w:rFonts w:ascii="Segoe UI" w:hAnsi="Segoe UI" w:eastAsia="Times New Roman" w:cs="Segoe UI"/>
          <w:sz w:val="24"/>
          <w:szCs w:val="24"/>
          <w:lang w:val="en-US"/>
        </w:rPr>
      </w:pPr>
      <w:r w:rsidRPr="07C805DE">
        <w:rPr>
          <w:rFonts w:ascii="Segoe UI" w:hAnsi="Segoe UI" w:eastAsia="Times New Roman" w:cs="Segoe UI"/>
          <w:sz w:val="24"/>
          <w:szCs w:val="24"/>
          <w:lang w:val="en-US"/>
        </w:rPr>
        <w:t xml:space="preserve">The portal was deployed on AWS, leveraging its scalable infrastructure to ensure high availability and performance. </w:t>
      </w:r>
    </w:p>
    <w:p w:rsidRPr="00662C0C" w:rsidR="005E5BE0" w:rsidRDefault="007B42CC" w14:paraId="453D97CB" w14:textId="77777777">
      <w:pPr>
        <w:spacing w:before="240"/>
        <w:jc w:val="both"/>
        <w:rPr>
          <w:rFonts w:ascii="Segoe UI" w:hAnsi="Segoe UI" w:eastAsia="Times New Roman" w:cs="Segoe UI"/>
          <w:sz w:val="24"/>
          <w:szCs w:val="24"/>
        </w:rPr>
      </w:pPr>
      <w:r w:rsidRPr="00662C0C">
        <w:rPr>
          <w:rFonts w:ascii="Segoe UI" w:hAnsi="Segoe UI" w:eastAsia="Times New Roman" w:cs="Segoe UI"/>
          <w:sz w:val="24"/>
          <w:szCs w:val="24"/>
        </w:rPr>
        <w:t>The deployment process included:</w:t>
      </w:r>
    </w:p>
    <w:p w:rsidRPr="00662C0C" w:rsidR="005E5BE0" w:rsidRDefault="007B42CC" w14:paraId="66F51532" w14:textId="77777777">
      <w:pPr>
        <w:numPr>
          <w:ilvl w:val="0"/>
          <w:numId w:val="23"/>
        </w:numPr>
        <w:jc w:val="both"/>
        <w:rPr>
          <w:rFonts w:ascii="Segoe UI" w:hAnsi="Segoe UI" w:eastAsia="Times New Roman" w:cs="Segoe UI"/>
          <w:sz w:val="24"/>
          <w:szCs w:val="24"/>
        </w:rPr>
      </w:pPr>
      <w:r w:rsidRPr="00662C0C">
        <w:rPr>
          <w:rFonts w:ascii="Segoe UI" w:hAnsi="Segoe UI" w:eastAsia="Times New Roman" w:cs="Segoe UI"/>
          <w:sz w:val="24"/>
          <w:szCs w:val="24"/>
        </w:rPr>
        <w:t>Test Server Configuration: Initial setup and testing were conducted on a dedicated test server.</w:t>
      </w:r>
    </w:p>
    <w:p w:rsidR="005E5BE0" w:rsidRDefault="007B42CC" w14:paraId="633AFFD2" w14:textId="77777777">
      <w:pPr>
        <w:numPr>
          <w:ilvl w:val="0"/>
          <w:numId w:val="23"/>
        </w:numPr>
        <w:spacing w:after="240"/>
        <w:jc w:val="both"/>
        <w:rPr>
          <w:rFonts w:ascii="Segoe UI" w:hAnsi="Segoe UI" w:eastAsia="Times New Roman" w:cs="Segoe UI"/>
          <w:sz w:val="24"/>
          <w:szCs w:val="24"/>
        </w:rPr>
      </w:pPr>
      <w:r w:rsidRPr="00662C0C">
        <w:rPr>
          <w:rFonts w:ascii="Segoe UI" w:hAnsi="Segoe UI" w:eastAsia="Times New Roman" w:cs="Segoe UI"/>
          <w:sz w:val="24"/>
          <w:szCs w:val="24"/>
        </w:rPr>
        <w:t>Production Server Migration: Upon successful testing, the portal was migrated to a production environment.</w:t>
      </w:r>
    </w:p>
    <w:p w:rsidR="00042BB8" w:rsidP="00042BB8" w:rsidRDefault="00042BB8" w14:paraId="61B4CDEE" w14:textId="77777777">
      <w:pPr>
        <w:spacing w:after="240"/>
        <w:jc w:val="both"/>
        <w:rPr>
          <w:rFonts w:ascii="Segoe UI" w:hAnsi="Segoe UI" w:eastAsia="Times New Roman" w:cs="Segoe UI"/>
          <w:sz w:val="24"/>
          <w:szCs w:val="24"/>
        </w:rPr>
      </w:pPr>
    </w:p>
    <w:p w:rsidRPr="00662C0C" w:rsidR="00042BB8" w:rsidP="00042BB8" w:rsidRDefault="00042BB8" w14:paraId="548745AE" w14:textId="77777777">
      <w:pPr>
        <w:spacing w:after="240"/>
        <w:jc w:val="both"/>
        <w:rPr>
          <w:rFonts w:ascii="Segoe UI" w:hAnsi="Segoe UI" w:eastAsia="Times New Roman" w:cs="Segoe UI"/>
          <w:sz w:val="24"/>
          <w:szCs w:val="24"/>
        </w:rPr>
      </w:pPr>
    </w:p>
    <w:p w:rsidRPr="00662C0C" w:rsidR="005E5BE0" w:rsidRDefault="007B42CC" w14:paraId="69750144" w14:textId="77777777">
      <w:pPr>
        <w:spacing w:before="240"/>
        <w:jc w:val="both"/>
        <w:rPr>
          <w:rFonts w:ascii="Segoe UI" w:hAnsi="Segoe UI" w:eastAsia="Times New Roman" w:cs="Segoe UI"/>
          <w:sz w:val="24"/>
          <w:szCs w:val="24"/>
        </w:rPr>
      </w:pPr>
      <w:r w:rsidRPr="00662C0C">
        <w:rPr>
          <w:rFonts w:ascii="Segoe UI" w:hAnsi="Segoe UI" w:eastAsia="Times New Roman" w:cs="Segoe UI"/>
          <w:b/>
          <w:sz w:val="24"/>
          <w:szCs w:val="24"/>
        </w:rPr>
        <w:t>5.2 Maintenance and Support</w:t>
      </w:r>
    </w:p>
    <w:p w:rsidRPr="00662C0C" w:rsidR="005E5BE0" w:rsidP="19BF21B8" w:rsidRDefault="007B42CC" w14:paraId="48BE6FB6" w14:textId="77777777">
      <w:pPr>
        <w:spacing w:before="240"/>
        <w:jc w:val="both"/>
        <w:rPr>
          <w:rFonts w:ascii="Segoe UI" w:hAnsi="Segoe UI" w:eastAsia="Times New Roman" w:cs="Segoe UI"/>
          <w:sz w:val="24"/>
          <w:szCs w:val="24"/>
          <w:lang w:val="en-US"/>
        </w:rPr>
      </w:pPr>
      <w:r w:rsidRPr="19BF21B8" w:rsidR="007B42CC">
        <w:rPr>
          <w:rFonts w:ascii="Segoe UI" w:hAnsi="Segoe UI" w:eastAsia="Times New Roman" w:cs="Segoe UI"/>
          <w:sz w:val="24"/>
          <w:szCs w:val="24"/>
          <w:lang w:val="en-US"/>
        </w:rPr>
        <w:t>Ongoing maintenance is planned to address any issues that arise post-deployment. This includes:</w:t>
      </w:r>
    </w:p>
    <w:p w:rsidRPr="00662C0C" w:rsidR="005E5BE0" w:rsidRDefault="007B42CC" w14:paraId="4CD06312" w14:textId="77777777">
      <w:pPr>
        <w:numPr>
          <w:ilvl w:val="0"/>
          <w:numId w:val="20"/>
        </w:numPr>
        <w:jc w:val="both"/>
        <w:rPr>
          <w:rFonts w:ascii="Segoe UI" w:hAnsi="Segoe UI" w:eastAsia="Times New Roman" w:cs="Segoe UI"/>
          <w:sz w:val="24"/>
          <w:szCs w:val="24"/>
        </w:rPr>
      </w:pPr>
      <w:r w:rsidRPr="00662C0C">
        <w:rPr>
          <w:rFonts w:ascii="Segoe UI" w:hAnsi="Segoe UI" w:eastAsia="Times New Roman" w:cs="Segoe UI"/>
          <w:sz w:val="24"/>
          <w:szCs w:val="24"/>
        </w:rPr>
        <w:t>Bug Fixes and Updates: Regular updates will be applied to address any bugs and incorporate new features.</w:t>
      </w:r>
    </w:p>
    <w:p w:rsidRPr="00662C0C" w:rsidR="005E5BE0" w:rsidP="07C805DE" w:rsidRDefault="007B42CC" w14:paraId="71758E17" w14:textId="77777777">
      <w:pPr>
        <w:numPr>
          <w:ilvl w:val="0"/>
          <w:numId w:val="20"/>
        </w:numPr>
        <w:spacing w:after="240"/>
        <w:jc w:val="both"/>
        <w:rPr>
          <w:rFonts w:ascii="Segoe UI" w:hAnsi="Segoe UI" w:eastAsia="Times New Roman" w:cs="Segoe UI"/>
          <w:sz w:val="24"/>
          <w:szCs w:val="24"/>
          <w:lang w:val="en-US"/>
        </w:rPr>
      </w:pPr>
      <w:r w:rsidRPr="07C805DE">
        <w:rPr>
          <w:rFonts w:ascii="Segoe UI" w:hAnsi="Segoe UI" w:eastAsia="Times New Roman" w:cs="Segoe UI"/>
          <w:sz w:val="24"/>
          <w:szCs w:val="24"/>
          <w:lang w:val="en-US"/>
        </w:rPr>
        <w:t>User Support: A support channel has been established to assist users with any queries or issues.</w:t>
      </w:r>
    </w:p>
    <w:p w:rsidRPr="00662C0C" w:rsidR="005E5BE0" w:rsidRDefault="007B42CC" w14:paraId="45D8FF6B" w14:textId="77777777">
      <w:pPr>
        <w:spacing w:before="240"/>
        <w:jc w:val="both"/>
        <w:rPr>
          <w:rFonts w:ascii="Segoe UI" w:hAnsi="Segoe UI" w:eastAsia="Times New Roman" w:cs="Segoe UI"/>
          <w:sz w:val="24"/>
          <w:szCs w:val="24"/>
        </w:rPr>
      </w:pPr>
      <w:r w:rsidRPr="00662C0C">
        <w:rPr>
          <w:rFonts w:ascii="Segoe UI" w:hAnsi="Segoe UI" w:eastAsia="Times New Roman" w:cs="Segoe UI"/>
          <w:b/>
          <w:sz w:val="24"/>
          <w:szCs w:val="24"/>
        </w:rPr>
        <w:t>6. Conclusion</w:t>
      </w:r>
    </w:p>
    <w:p w:rsidRPr="00662C0C" w:rsidR="005E5BE0" w:rsidP="07C805DE" w:rsidRDefault="007B42CC" w14:paraId="30CB777A" w14:textId="77777777">
      <w:pPr>
        <w:spacing w:before="240"/>
        <w:jc w:val="both"/>
        <w:rPr>
          <w:rFonts w:ascii="Segoe UI" w:hAnsi="Segoe UI" w:eastAsia="Times New Roman" w:cs="Segoe UI"/>
          <w:sz w:val="24"/>
          <w:szCs w:val="24"/>
          <w:lang w:val="en-US"/>
        </w:rPr>
      </w:pPr>
      <w:r w:rsidRPr="07C805DE">
        <w:rPr>
          <w:rFonts w:ascii="Segoe UI" w:hAnsi="Segoe UI" w:eastAsia="Times New Roman" w:cs="Segoe UI"/>
          <w:sz w:val="24"/>
          <w:szCs w:val="24"/>
          <w:lang w:val="en-US"/>
        </w:rPr>
        <w:t>The development of the WebGIS Portal showcasing the Digital Twin (DT) for the Limpopo River basin represents a significant advancement in geospatial data visualization for IWMI. The portal, built on the robust TerriaJS framework, integrates diverse datasets and offers powerful tools for data exploration and analysis. This project not only enhances IWMI's capacity to monitor and manage the Limpopo River basin but also sets a precedent for future geospatial initiatives.</w:t>
      </w:r>
    </w:p>
    <w:p w:rsidRPr="00662C0C" w:rsidR="005E5BE0" w:rsidRDefault="007B42CC" w14:paraId="08B3415D" w14:textId="77777777">
      <w:pPr>
        <w:spacing w:before="240" w:after="240"/>
        <w:jc w:val="both"/>
        <w:rPr>
          <w:rFonts w:ascii="Segoe UI" w:hAnsi="Segoe UI" w:eastAsia="Times New Roman" w:cs="Segoe UI"/>
          <w:sz w:val="24"/>
          <w:szCs w:val="24"/>
        </w:rPr>
      </w:pPr>
      <w:r w:rsidRPr="00662C0C">
        <w:rPr>
          <w:rFonts w:ascii="Segoe UI" w:hAnsi="Segoe UI" w:eastAsia="Times New Roman" w:cs="Segoe UI"/>
          <w:sz w:val="24"/>
          <w:szCs w:val="24"/>
        </w:rPr>
        <w:t xml:space="preserve"> </w:t>
      </w:r>
    </w:p>
    <w:p w:rsidRPr="00662C0C" w:rsidR="005E5BE0" w:rsidRDefault="005E5BE0" w14:paraId="5FDF4F8B" w14:textId="77777777">
      <w:pPr>
        <w:spacing w:before="240" w:after="240"/>
        <w:jc w:val="both"/>
        <w:rPr>
          <w:rFonts w:ascii="Segoe UI" w:hAnsi="Segoe UI" w:eastAsia="Times New Roman" w:cs="Segoe UI"/>
          <w:sz w:val="24"/>
          <w:szCs w:val="24"/>
        </w:rPr>
      </w:pPr>
    </w:p>
    <w:sectPr w:rsidRPr="00662C0C" w:rsidR="005E5BE0">
      <w:pgSz w:w="12240" w:h="15840" w:orient="portrait"/>
      <w:pgMar w:top="1440" w:right="1440" w:bottom="1440" w:left="1440" w:header="720" w:footer="720" w:gutter="0"/>
      <w:pgNumType w:start="1"/>
      <w:cols w:space="720"/>
    </w:sectPr>
  </w:body>
</w:document>
</file>

<file path=word/comments.xml><?xml version="1.0" encoding="utf-8"?>
<w:comments xmlns:w14="http://schemas.microsoft.com/office/word/2010/wordml" xmlns:w="http://schemas.openxmlformats.org/wordprocessingml/2006/main">
  <w:comment xmlns:w="http://schemas.openxmlformats.org/wordprocessingml/2006/main" w:initials="D(" w:author="Dickens, Chris (IWMI)" w:date="2024-10-04T10:28:09" w:id="1903142124">
    <w:p xmlns:w14="http://schemas.microsoft.com/office/word/2010/wordml" xmlns:w="http://schemas.openxmlformats.org/wordprocessingml/2006/main" w:rsidR="0069EC32" w:rsidRDefault="0CA2508A" w14:paraId="33D8AF62" w14:textId="2D560143">
      <w:pPr>
        <w:pStyle w:val="CommentText"/>
      </w:pPr>
      <w:r>
        <w:rPr>
          <w:rStyle w:val="CommentReference"/>
        </w:rPr>
        <w:annotationRef/>
      </w:r>
      <w:r w:rsidRPr="5C78753C" w:rsidR="144934F8">
        <w:t xml:space="preserve">would be necessary to provide a reference to phase 1. </w:t>
      </w:r>
    </w:p>
  </w:comment>
  <w:comment xmlns:w="http://schemas.openxmlformats.org/wordprocessingml/2006/main" w:initials="D(" w:author="Dickens, Chris (IWMI)" w:date="2024-10-04T10:28:47" w:id="94489310">
    <w:p xmlns:w14="http://schemas.microsoft.com/office/word/2010/wordml" xmlns:w="http://schemas.openxmlformats.org/wordprocessingml/2006/main" w:rsidR="5DFC67DE" w:rsidRDefault="011FEBBC" w14:paraId="74CB6339" w14:textId="530AD620">
      <w:pPr>
        <w:pStyle w:val="CommentText"/>
      </w:pPr>
      <w:r>
        <w:rPr>
          <w:rStyle w:val="CommentReference"/>
        </w:rPr>
        <w:annotationRef/>
      </w:r>
      <w:r w:rsidRPr="6EC9A8F0" w:rsidR="3201DA50">
        <w:t xml:space="preserve">However, if phase 2 completely overrides phase 1 - then suggest just delete all mention of phases. </w:t>
      </w:r>
    </w:p>
  </w:comment>
  <w:comment xmlns:w="http://schemas.openxmlformats.org/wordprocessingml/2006/main" w:initials="D(" w:author="Dickens, Chris (IWMI)" w:date="2024-10-04T10:29:56" w:id="1241964447">
    <w:p xmlns:w14="http://schemas.microsoft.com/office/word/2010/wordml" xmlns:w="http://schemas.openxmlformats.org/wordprocessingml/2006/main" w:rsidR="5911A17A" w:rsidRDefault="314D99A8" w14:paraId="60F4D76C" w14:textId="6A033004">
      <w:pPr>
        <w:pStyle w:val="CommentText"/>
      </w:pPr>
      <w:r>
        <w:rPr>
          <w:rStyle w:val="CommentReference"/>
        </w:rPr>
        <w:annotationRef/>
      </w:r>
      <w:r w:rsidRPr="361B7394" w:rsidR="54BCB804">
        <w:t>a simple summary is necessary - an abstract</w:t>
      </w:r>
    </w:p>
  </w:comment>
  <w:comment xmlns:w="http://schemas.openxmlformats.org/wordprocessingml/2006/main" w:initials="D(" w:author="Dickens, Chris (IWMI)" w:date="2024-10-04T10:30:54" w:id="1576860706">
    <w:p xmlns:w14="http://schemas.microsoft.com/office/word/2010/wordml" xmlns:w="http://schemas.openxmlformats.org/wordprocessingml/2006/main" w:rsidR="040FA160" w:rsidRDefault="0DD810F4" w14:paraId="10B11AD7" w14:textId="5FAB7EAD">
      <w:pPr>
        <w:pStyle w:val="CommentText"/>
      </w:pPr>
      <w:r>
        <w:rPr>
          <w:rStyle w:val="CommentReference"/>
        </w:rPr>
        <w:annotationRef/>
      </w:r>
      <w:r w:rsidRPr="5211C0CA" w:rsidR="266CEFCA">
        <w:t>You get too quickly into detail leaving many readers behind.  Need a paragraph that puts in more simple English what you are doing!</w:t>
      </w:r>
    </w:p>
  </w:comment>
  <w:comment xmlns:w="http://schemas.openxmlformats.org/wordprocessingml/2006/main" w:initials="D(" w:author="Dickens, Chris (IWMI)" w:date="2024-10-04T10:32:12" w:id="1145400006">
    <w:p xmlns:w14="http://schemas.microsoft.com/office/word/2010/wordml" xmlns:w="http://schemas.openxmlformats.org/wordprocessingml/2006/main" w:rsidR="732995F1" w:rsidRDefault="0E770AA3" w14:paraId="360DFBB8" w14:textId="4A02566F">
      <w:pPr>
        <w:pStyle w:val="CommentText"/>
      </w:pPr>
      <w:r>
        <w:rPr>
          <w:rStyle w:val="CommentReference"/>
        </w:rPr>
        <w:annotationRef/>
      </w:r>
      <w:r w:rsidRPr="5AAF828A" w:rsidR="058E90D3">
        <w:t>provide a reference for the DT</w:t>
      </w:r>
    </w:p>
  </w:comment>
  <w:comment xmlns:w="http://schemas.openxmlformats.org/wordprocessingml/2006/main" w:initials="D(" w:author="Dickens, Chris (IWMI)" w:date="2024-10-04T10:33:03" w:id="78465309">
    <w:p xmlns:w14="http://schemas.microsoft.com/office/word/2010/wordml" xmlns:w="http://schemas.openxmlformats.org/wordprocessingml/2006/main" w:rsidR="0F594084" w:rsidRDefault="7B654676" w14:paraId="4DE06349" w14:textId="233F2EAE">
      <w:pPr>
        <w:pStyle w:val="CommentText"/>
      </w:pPr>
      <w:r>
        <w:rPr>
          <w:rStyle w:val="CommentReference"/>
        </w:rPr>
        <w:annotationRef/>
      </w:r>
      <w:r w:rsidRPr="75CFE7AA" w:rsidR="35A0541B">
        <w:t>add a few words about why this is a good thing - why you would do this</w:t>
      </w:r>
    </w:p>
  </w:comment>
  <w:comment xmlns:w="http://schemas.openxmlformats.org/wordprocessingml/2006/main" w:initials="D(" w:author="Dickens, Chris (IWMI)" w:date="2024-10-04T10:36:11" w:id="1726889191">
    <w:p xmlns:w14="http://schemas.microsoft.com/office/word/2010/wordml" xmlns:w="http://schemas.openxmlformats.org/wordprocessingml/2006/main" w:rsidR="05400E19" w:rsidRDefault="3563F011" w14:paraId="7BCEDDBC" w14:textId="75B48A8B">
      <w:pPr>
        <w:pStyle w:val="CommentText"/>
      </w:pPr>
      <w:r>
        <w:rPr>
          <w:rStyle w:val="CommentReference"/>
        </w:rPr>
        <w:annotationRef/>
      </w:r>
      <w:r w:rsidRPr="014FFF74" w:rsidR="3C600E8E">
        <w:t>?????</w:t>
      </w:r>
    </w:p>
  </w:comment>
  <w:comment xmlns:w="http://schemas.openxmlformats.org/wordprocessingml/2006/main" w:initials="D(" w:author="Dickens, Chris (IWMI)" w:date="2024-10-04T10:39:10" w:id="1327906663">
    <w:p xmlns:w14="http://schemas.microsoft.com/office/word/2010/wordml" xmlns:w="http://schemas.openxmlformats.org/wordprocessingml/2006/main" w:rsidR="1F40CC0A" w:rsidRDefault="70089143" w14:paraId="46D46B21" w14:textId="171616F1">
      <w:pPr>
        <w:pStyle w:val="CommentText"/>
      </w:pPr>
      <w:r>
        <w:rPr>
          <w:rStyle w:val="CommentReference"/>
        </w:rPr>
        <w:annotationRef/>
      </w:r>
      <w:r w:rsidRPr="3A5C36CA" w:rsidR="6B99A02E">
        <w:t>reference?</w:t>
      </w:r>
    </w:p>
  </w:comment>
  <w:comment xmlns:w="http://schemas.openxmlformats.org/wordprocessingml/2006/main" w:initials="D(" w:author="Dickens, Chris (IWMI)" w:date="2024-10-04T10:39:56" w:id="465114051">
    <w:p xmlns:w14="http://schemas.microsoft.com/office/word/2010/wordml" xmlns:w="http://schemas.openxmlformats.org/wordprocessingml/2006/main" w:rsidR="6FD259C8" w:rsidRDefault="4C7738C6" w14:paraId="274CF5A1" w14:textId="77187D85">
      <w:pPr>
        <w:pStyle w:val="CommentText"/>
      </w:pPr>
      <w:r>
        <w:rPr>
          <w:rStyle w:val="CommentReference"/>
        </w:rPr>
        <w:annotationRef/>
      </w:r>
      <w:r w:rsidRPr="6969EA45" w:rsidR="47C2D914">
        <w:t>add reference</w:t>
      </w:r>
    </w:p>
  </w:comment>
  <w:comment xmlns:w="http://schemas.openxmlformats.org/wordprocessingml/2006/main" w:initials="D(" w:author="Dickens, Chris (IWMI)" w:date="2024-10-04T10:40:25" w:id="1541960151">
    <w:p xmlns:w14="http://schemas.microsoft.com/office/word/2010/wordml" xmlns:w="http://schemas.openxmlformats.org/wordprocessingml/2006/main" w:rsidR="7C48566A" w:rsidRDefault="7F4CF02B" w14:paraId="2896B787" w14:textId="1B5B8D31">
      <w:pPr>
        <w:pStyle w:val="CommentText"/>
      </w:pPr>
      <w:r>
        <w:rPr>
          <w:rStyle w:val="CommentReference"/>
        </w:rPr>
        <w:annotationRef/>
      </w:r>
      <w:r w:rsidRPr="5D6E908B" w:rsidR="37F82E84">
        <w:t>Add</w:t>
      </w:r>
    </w:p>
  </w:comment>
  <w:comment xmlns:w="http://schemas.openxmlformats.org/wordprocessingml/2006/main" w:initials="D(" w:author="Dickens, Chris (IWMI)" w:date="2024-10-04T10:45:57" w:id="1936476142">
    <w:p xmlns:w14="http://schemas.microsoft.com/office/word/2010/wordml" xmlns:w="http://schemas.openxmlformats.org/wordprocessingml/2006/main" w:rsidR="1A4DD35A" w:rsidRDefault="412BA06C" w14:paraId="52312B29" w14:textId="0D822DAE">
      <w:pPr>
        <w:pStyle w:val="CommentText"/>
      </w:pPr>
      <w:r>
        <w:rPr>
          <w:rStyle w:val="CommentReference"/>
        </w:rPr>
        <w:annotationRef/>
      </w:r>
      <w:r w:rsidRPr="00A73ACF" w:rsidR="77A2F94A">
        <w:t>is this via the SWAT model?  The way it is written it appears that it has an inbuilt hydrological model.  Surely this is not the case?</w:t>
      </w:r>
    </w:p>
  </w:comment>
  <w:comment xmlns:w="http://schemas.openxmlformats.org/wordprocessingml/2006/main" w:initials="D(" w:author="Dickens, Chris (IWMI)" w:date="2024-10-04T10:47:16" w:id="316867339">
    <w:p xmlns:w14="http://schemas.microsoft.com/office/word/2010/wordml" xmlns:w="http://schemas.openxmlformats.org/wordprocessingml/2006/main" w:rsidR="5AB897AF" w:rsidRDefault="286A43BE" w14:paraId="11932A01" w14:textId="66DA6B28">
      <w:pPr>
        <w:pStyle w:val="CommentText"/>
      </w:pPr>
      <w:r>
        <w:rPr>
          <w:rStyle w:val="CommentReference"/>
        </w:rPr>
        <w:annotationRef/>
      </w:r>
      <w:r w:rsidRPr="52E94580" w:rsidR="258E6BCE">
        <w:t>Should we mention also the possiblity of adding other models?</w:t>
      </w:r>
    </w:p>
  </w:comment>
  <w:comment xmlns:w="http://schemas.openxmlformats.org/wordprocessingml/2006/main" w:initials="D(" w:author="Dickens, Chris (IWMI)" w:date="2024-10-04T10:47:34" w:id="819827713">
    <w:p xmlns:w14="http://schemas.microsoft.com/office/word/2010/wordml" xmlns:w="http://schemas.openxmlformats.org/wordprocessingml/2006/main" w:rsidR="047DFBF9" w:rsidRDefault="3B9948AC" w14:paraId="4EAC0252" w14:textId="0742A272">
      <w:pPr>
        <w:pStyle w:val="CommentText"/>
      </w:pPr>
      <w:r>
        <w:rPr>
          <w:rStyle w:val="CommentReference"/>
        </w:rPr>
        <w:annotationRef/>
      </w:r>
      <w:r w:rsidRPr="2E72A970" w:rsidR="43D3DA46">
        <w:t>add reference</w:t>
      </w:r>
    </w:p>
  </w:comment>
  <w:comment xmlns:w="http://schemas.openxmlformats.org/wordprocessingml/2006/main" w:initials="D(" w:author="Dickens, Chris (IWMI)" w:date="2024-10-04T10:56:59" w:id="1525001033">
    <w:p xmlns:w14="http://schemas.microsoft.com/office/word/2010/wordml" xmlns:w="http://schemas.openxmlformats.org/wordprocessingml/2006/main" w:rsidR="4208321B" w:rsidRDefault="55CF4CD2" w14:paraId="3946C526" w14:textId="5790B981">
      <w:pPr>
        <w:pStyle w:val="CommentText"/>
      </w:pPr>
      <w:r>
        <w:rPr>
          <w:rStyle w:val="CommentReference"/>
        </w:rPr>
        <w:annotationRef/>
      </w:r>
      <w:r w:rsidRPr="27912FDF" w:rsidR="1A883309">
        <w:t>suggest add a sentence about how the chatbot works with this</w:t>
      </w:r>
    </w:p>
  </w:comment>
  <w:comment xmlns:w="http://schemas.openxmlformats.org/wordprocessingml/2006/main" w:initials="D(" w:author="Dickens, Chris (IWMI)" w:date="2024-10-04T10:57:26" w:id="1294846092">
    <w:p xmlns:w14="http://schemas.microsoft.com/office/word/2010/wordml" xmlns:w="http://schemas.openxmlformats.org/wordprocessingml/2006/main" w:rsidR="7C8F7901" w:rsidRDefault="7D62967A" w14:paraId="354B1C5B" w14:textId="37A8E06D">
      <w:pPr>
        <w:pStyle w:val="CommentText"/>
      </w:pPr>
      <w:r>
        <w:rPr>
          <w:rStyle w:val="CommentReference"/>
        </w:rPr>
        <w:annotationRef/>
      </w:r>
      <w:r w:rsidRPr="41614344" w:rsidR="010F9DEB">
        <w:t>reference</w:t>
      </w:r>
    </w:p>
  </w:comment>
  <w:comment xmlns:w="http://schemas.openxmlformats.org/wordprocessingml/2006/main" w:initials="D(" w:author="Dickens, Chris (IWMI)" w:date="2024-10-04T10:58:35" w:id="1666724345">
    <w:p xmlns:w14="http://schemas.microsoft.com/office/word/2010/wordml" xmlns:w="http://schemas.openxmlformats.org/wordprocessingml/2006/main" w:rsidR="1E565324" w:rsidRDefault="258489A4" w14:paraId="0A0B41E5" w14:textId="2CB7052F">
      <w:pPr>
        <w:pStyle w:val="CommentText"/>
      </w:pPr>
      <w:r>
        <w:rPr>
          <w:rStyle w:val="CommentReference"/>
        </w:rPr>
        <w:annotationRef/>
      </w:r>
      <w:r w:rsidRPr="5E5DFD51" w:rsidR="2A0E90FD">
        <w:t>suggest adding this throughout the document - good to give it a more specific name</w:t>
      </w:r>
    </w:p>
  </w:comment>
  <w:comment xmlns:w="http://schemas.openxmlformats.org/wordprocessingml/2006/main" w:initials="D(" w:author="Dickens, Chris (IWMI)" w:date="2024-10-04T10:59:05" w:id="388448765">
    <w:p xmlns:w14="http://schemas.microsoft.com/office/word/2010/wordml" xmlns:w="http://schemas.openxmlformats.org/wordprocessingml/2006/main" w:rsidR="61FD996E" w:rsidRDefault="5F04998E" w14:paraId="691DDEAB" w14:textId="250AA638">
      <w:pPr>
        <w:pStyle w:val="CommentText"/>
      </w:pPr>
      <w:r>
        <w:rPr>
          <w:rStyle w:val="CommentReference"/>
        </w:rPr>
        <w:annotationRef/>
      </w:r>
      <w:r w:rsidRPr="103555A6" w:rsidR="080311E3">
        <w:t>bold?</w:t>
      </w:r>
    </w:p>
  </w:comment>
</w:comments>
</file>

<file path=word/commentsExtended.xml><?xml version="1.0" encoding="utf-8"?>
<w15:commentsEx xmlns:mc="http://schemas.openxmlformats.org/markup-compatibility/2006" xmlns:w15="http://schemas.microsoft.com/office/word/2012/wordml" mc:Ignorable="w15">
  <w15:commentEx w15:done="0" w15:paraId="33D8AF62"/>
  <w15:commentEx w15:done="0" w15:paraId="74CB6339" w15:paraIdParent="33D8AF62"/>
  <w15:commentEx w15:done="0" w15:paraId="60F4D76C"/>
  <w15:commentEx w15:done="0" w15:paraId="10B11AD7"/>
  <w15:commentEx w15:done="0" w15:paraId="360DFBB8"/>
  <w15:commentEx w15:done="0" w15:paraId="4DE06349"/>
  <w15:commentEx w15:done="0" w15:paraId="7BCEDDBC"/>
  <w15:commentEx w15:done="0" w15:paraId="46D46B21"/>
  <w15:commentEx w15:done="0" w15:paraId="274CF5A1"/>
  <w15:commentEx w15:done="0" w15:paraId="2896B787"/>
  <w15:commentEx w15:done="0" w15:paraId="52312B29"/>
  <w15:commentEx w15:done="0" w15:paraId="11932A01" w15:paraIdParent="52312B29"/>
  <w15:commentEx w15:done="0" w15:paraId="4EAC0252"/>
  <w15:commentEx w15:done="0" w15:paraId="3946C526"/>
  <w15:commentEx w15:done="0" w15:paraId="354B1C5B"/>
  <w15:commentEx w15:done="0" w15:paraId="0A0B41E5"/>
  <w15:commentEx w15:done="0" w15:paraId="691DDEAB"/>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724D4459" w16cex:dateUtc="2024-10-04T04:58:09.127Z"/>
  <w16cex:commentExtensible w16cex:durableId="6DF4A23F" w16cex:dateUtc="2024-10-04T04:58:47.694Z"/>
  <w16cex:commentExtensible w16cex:durableId="1F14AC81" w16cex:dateUtc="2024-10-04T04:59:56.945Z"/>
  <w16cex:commentExtensible w16cex:durableId="2651401F" w16cex:dateUtc="2024-10-04T05:00:54.264Z"/>
  <w16cex:commentExtensible w16cex:durableId="29F5BE57" w16cex:dateUtc="2024-10-04T05:02:12.598Z"/>
  <w16cex:commentExtensible w16cex:durableId="6D2C45F3" w16cex:dateUtc="2024-10-04T05:03:03.263Z"/>
  <w16cex:commentExtensible w16cex:durableId="433DA897" w16cex:dateUtc="2024-10-04T05:06:11.938Z"/>
  <w16cex:commentExtensible w16cex:durableId="19BE2D88" w16cex:dateUtc="2024-10-04T05:09:10.795Z"/>
  <w16cex:commentExtensible w16cex:durableId="6C8CD8B7" w16cex:dateUtc="2024-10-04T05:09:56.329Z"/>
  <w16cex:commentExtensible w16cex:durableId="304254CE" w16cex:dateUtc="2024-10-04T05:10:25.933Z"/>
  <w16cex:commentExtensible w16cex:durableId="35D1E248" w16cex:dateUtc="2024-10-04T05:15:57.592Z"/>
  <w16cex:commentExtensible w16cex:durableId="0363A5E5" w16cex:dateUtc="2024-10-04T05:17:16.839Z"/>
  <w16cex:commentExtensible w16cex:durableId="5762EA96" w16cex:dateUtc="2024-10-04T05:17:34.518Z"/>
  <w16cex:commentExtensible w16cex:durableId="7146A7E5" w16cex:dateUtc="2024-10-04T05:26:59.793Z"/>
  <w16cex:commentExtensible w16cex:durableId="55E1CB56" w16cex:dateUtc="2024-10-04T05:27:26.232Z"/>
  <w16cex:commentExtensible w16cex:durableId="7C278E38" w16cex:dateUtc="2024-10-04T05:28:35.536Z"/>
  <w16cex:commentExtensible w16cex:durableId="2BFAA843" w16cex:dateUtc="2024-10-04T05:29:05.883Z"/>
</w16cex:commentsExtensible>
</file>

<file path=word/commentsIds.xml><?xml version="1.0" encoding="utf-8"?>
<w16cid:commentsIds xmlns:mc="http://schemas.openxmlformats.org/markup-compatibility/2006" xmlns:w16cid="http://schemas.microsoft.com/office/word/2016/wordml/cid" mc:Ignorable="w16cid">
  <w16cid:commentId w16cid:paraId="33D8AF62" w16cid:durableId="724D4459"/>
  <w16cid:commentId w16cid:paraId="74CB6339" w16cid:durableId="6DF4A23F"/>
  <w16cid:commentId w16cid:paraId="60F4D76C" w16cid:durableId="1F14AC81"/>
  <w16cid:commentId w16cid:paraId="10B11AD7" w16cid:durableId="2651401F"/>
  <w16cid:commentId w16cid:paraId="360DFBB8" w16cid:durableId="29F5BE57"/>
  <w16cid:commentId w16cid:paraId="4DE06349" w16cid:durableId="6D2C45F3"/>
  <w16cid:commentId w16cid:paraId="7BCEDDBC" w16cid:durableId="433DA897"/>
  <w16cid:commentId w16cid:paraId="46D46B21" w16cid:durableId="19BE2D88"/>
  <w16cid:commentId w16cid:paraId="274CF5A1" w16cid:durableId="6C8CD8B7"/>
  <w16cid:commentId w16cid:paraId="2896B787" w16cid:durableId="304254CE"/>
  <w16cid:commentId w16cid:paraId="52312B29" w16cid:durableId="35D1E248"/>
  <w16cid:commentId w16cid:paraId="11932A01" w16cid:durableId="0363A5E5"/>
  <w16cid:commentId w16cid:paraId="4EAC0252" w16cid:durableId="5762EA96"/>
  <w16cid:commentId w16cid:paraId="3946C526" w16cid:durableId="7146A7E5"/>
  <w16cid:commentId w16cid:paraId="354B1C5B" w16cid:durableId="55E1CB56"/>
  <w16cid:commentId w16cid:paraId="0A0B41E5" w16cid:durableId="7C278E38"/>
  <w16cid:commentId w16cid:paraId="691DDEAB" w16cid:durableId="2BFAA84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xmlns:w="http://schemas.openxmlformats.org/wordprocessingml/2006/main" w:abstractNumId="42">
    <w:nsid w:val="6b2bdc2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4241905"/>
    <w:multiLevelType w:val="multilevel"/>
    <w:tmpl w:val="F76A49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449215C"/>
    <w:multiLevelType w:val="multilevel"/>
    <w:tmpl w:val="0A4E93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78B1C7C"/>
    <w:multiLevelType w:val="multilevel"/>
    <w:tmpl w:val="F71689D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0832093F"/>
    <w:multiLevelType w:val="multilevel"/>
    <w:tmpl w:val="CDC0F9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86705B4"/>
    <w:multiLevelType w:val="multilevel"/>
    <w:tmpl w:val="F920CE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93911CC"/>
    <w:multiLevelType w:val="multilevel"/>
    <w:tmpl w:val="C988D8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B8A52BD"/>
    <w:multiLevelType w:val="multilevel"/>
    <w:tmpl w:val="DDC2D4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F931B4C"/>
    <w:multiLevelType w:val="multilevel"/>
    <w:tmpl w:val="ABECEE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9AD289F"/>
    <w:multiLevelType w:val="multilevel"/>
    <w:tmpl w:val="40B012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1980A1D"/>
    <w:multiLevelType w:val="multilevel"/>
    <w:tmpl w:val="612892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19F7EBE"/>
    <w:multiLevelType w:val="multilevel"/>
    <w:tmpl w:val="3314F2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626417F"/>
    <w:multiLevelType w:val="multilevel"/>
    <w:tmpl w:val="E24C39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85A3298"/>
    <w:multiLevelType w:val="multilevel"/>
    <w:tmpl w:val="7B90E9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8D94B44"/>
    <w:multiLevelType w:val="multilevel"/>
    <w:tmpl w:val="754C55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6D95654"/>
    <w:multiLevelType w:val="multilevel"/>
    <w:tmpl w:val="32D8CD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93B4E5F"/>
    <w:multiLevelType w:val="multilevel"/>
    <w:tmpl w:val="9C34EF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C3E6466"/>
    <w:multiLevelType w:val="multilevel"/>
    <w:tmpl w:val="C428D5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D1167DD"/>
    <w:multiLevelType w:val="multilevel"/>
    <w:tmpl w:val="A99670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1575C87"/>
    <w:multiLevelType w:val="multilevel"/>
    <w:tmpl w:val="FB1026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18312D9"/>
    <w:multiLevelType w:val="multilevel"/>
    <w:tmpl w:val="8F60B7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1CF7162"/>
    <w:multiLevelType w:val="multilevel"/>
    <w:tmpl w:val="0E54F3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475C6746"/>
    <w:multiLevelType w:val="multilevel"/>
    <w:tmpl w:val="4B0447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483735E4"/>
    <w:multiLevelType w:val="multilevel"/>
    <w:tmpl w:val="6C846E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4A1F5C98"/>
    <w:multiLevelType w:val="multilevel"/>
    <w:tmpl w:val="F830DB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4C2031CC"/>
    <w:multiLevelType w:val="multilevel"/>
    <w:tmpl w:val="3ABC98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4D4E5D93"/>
    <w:multiLevelType w:val="multilevel"/>
    <w:tmpl w:val="2FD8E296"/>
    <w:lvl w:ilvl="0">
      <w:start w:val="1"/>
      <w:numFmt w:val="upperLetter"/>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6" w15:restartNumberingAfterBreak="0">
    <w:nsid w:val="53BE6F1C"/>
    <w:multiLevelType w:val="multilevel"/>
    <w:tmpl w:val="9D66C4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56FB212A"/>
    <w:multiLevelType w:val="multilevel"/>
    <w:tmpl w:val="0A001D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58ED361C"/>
    <w:multiLevelType w:val="multilevel"/>
    <w:tmpl w:val="0A48B23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15:restartNumberingAfterBreak="0">
    <w:nsid w:val="5BA634D8"/>
    <w:multiLevelType w:val="multilevel"/>
    <w:tmpl w:val="185CDC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5E4D7539"/>
    <w:multiLevelType w:val="multilevel"/>
    <w:tmpl w:val="D38E7E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15:restartNumberingAfterBreak="0">
    <w:nsid w:val="687D61D8"/>
    <w:multiLevelType w:val="multilevel"/>
    <w:tmpl w:val="E35489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6AEC2FB5"/>
    <w:multiLevelType w:val="multilevel"/>
    <w:tmpl w:val="E77642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6B4E4F0D"/>
    <w:multiLevelType w:val="multilevel"/>
    <w:tmpl w:val="B4C204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71D704D4"/>
    <w:multiLevelType w:val="multilevel"/>
    <w:tmpl w:val="E208DC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72015BE5"/>
    <w:multiLevelType w:val="multilevel"/>
    <w:tmpl w:val="791491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72993483"/>
    <w:multiLevelType w:val="multilevel"/>
    <w:tmpl w:val="A682331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7" w15:restartNumberingAfterBreak="0">
    <w:nsid w:val="72F561C2"/>
    <w:multiLevelType w:val="multilevel"/>
    <w:tmpl w:val="20885C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72F91464"/>
    <w:multiLevelType w:val="multilevel"/>
    <w:tmpl w:val="C73245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73B4144E"/>
    <w:multiLevelType w:val="multilevel"/>
    <w:tmpl w:val="5FDCD7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74A95745"/>
    <w:multiLevelType w:val="multilevel"/>
    <w:tmpl w:val="895898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7916042B"/>
    <w:multiLevelType w:val="multilevel"/>
    <w:tmpl w:val="0FCC7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43">
    <w:abstractNumId w:val="42"/>
  </w:num>
  <w:num w:numId="1" w16cid:durableId="1981111106">
    <w:abstractNumId w:val="37"/>
  </w:num>
  <w:num w:numId="2" w16cid:durableId="668367279">
    <w:abstractNumId w:val="35"/>
  </w:num>
  <w:num w:numId="3" w16cid:durableId="1650863010">
    <w:abstractNumId w:val="16"/>
  </w:num>
  <w:num w:numId="4" w16cid:durableId="1277835876">
    <w:abstractNumId w:val="8"/>
  </w:num>
  <w:num w:numId="5" w16cid:durableId="503279169">
    <w:abstractNumId w:val="12"/>
  </w:num>
  <w:num w:numId="6" w16cid:durableId="1263293768">
    <w:abstractNumId w:val="26"/>
  </w:num>
  <w:num w:numId="7" w16cid:durableId="159540131">
    <w:abstractNumId w:val="23"/>
  </w:num>
  <w:num w:numId="8" w16cid:durableId="1966691667">
    <w:abstractNumId w:val="6"/>
  </w:num>
  <w:num w:numId="9" w16cid:durableId="472600439">
    <w:abstractNumId w:val="31"/>
  </w:num>
  <w:num w:numId="10" w16cid:durableId="375468424">
    <w:abstractNumId w:val="32"/>
  </w:num>
  <w:num w:numId="11" w16cid:durableId="236283173">
    <w:abstractNumId w:val="18"/>
  </w:num>
  <w:num w:numId="12" w16cid:durableId="1163005809">
    <w:abstractNumId w:val="22"/>
  </w:num>
  <w:num w:numId="13" w16cid:durableId="1924489420">
    <w:abstractNumId w:val="40"/>
  </w:num>
  <w:num w:numId="14" w16cid:durableId="332538519">
    <w:abstractNumId w:val="39"/>
  </w:num>
  <w:num w:numId="15" w16cid:durableId="1938711037">
    <w:abstractNumId w:val="30"/>
  </w:num>
  <w:num w:numId="16" w16cid:durableId="1247883026">
    <w:abstractNumId w:val="27"/>
  </w:num>
  <w:num w:numId="17" w16cid:durableId="458690933">
    <w:abstractNumId w:val="21"/>
  </w:num>
  <w:num w:numId="18" w16cid:durableId="792362715">
    <w:abstractNumId w:val="38"/>
  </w:num>
  <w:num w:numId="19" w16cid:durableId="694620795">
    <w:abstractNumId w:val="10"/>
  </w:num>
  <w:num w:numId="20" w16cid:durableId="178739136">
    <w:abstractNumId w:val="29"/>
  </w:num>
  <w:num w:numId="21" w16cid:durableId="1457136736">
    <w:abstractNumId w:val="0"/>
  </w:num>
  <w:num w:numId="22" w16cid:durableId="748236610">
    <w:abstractNumId w:val="4"/>
  </w:num>
  <w:num w:numId="23" w16cid:durableId="1567763180">
    <w:abstractNumId w:val="13"/>
  </w:num>
  <w:num w:numId="24" w16cid:durableId="872497296">
    <w:abstractNumId w:val="19"/>
  </w:num>
  <w:num w:numId="25" w16cid:durableId="2089033479">
    <w:abstractNumId w:val="14"/>
  </w:num>
  <w:num w:numId="26" w16cid:durableId="1304308905">
    <w:abstractNumId w:val="25"/>
  </w:num>
  <w:num w:numId="27" w16cid:durableId="737827054">
    <w:abstractNumId w:val="34"/>
  </w:num>
  <w:num w:numId="28" w16cid:durableId="691494255">
    <w:abstractNumId w:val="3"/>
  </w:num>
  <w:num w:numId="29" w16cid:durableId="109403135">
    <w:abstractNumId w:val="24"/>
  </w:num>
  <w:num w:numId="30" w16cid:durableId="336856191">
    <w:abstractNumId w:val="15"/>
  </w:num>
  <w:num w:numId="31" w16cid:durableId="875509686">
    <w:abstractNumId w:val="5"/>
  </w:num>
  <w:num w:numId="32" w16cid:durableId="1380012919">
    <w:abstractNumId w:val="2"/>
  </w:num>
  <w:num w:numId="33" w16cid:durableId="829371033">
    <w:abstractNumId w:val="20"/>
  </w:num>
  <w:num w:numId="34" w16cid:durableId="709063949">
    <w:abstractNumId w:val="9"/>
  </w:num>
  <w:num w:numId="35" w16cid:durableId="1199465381">
    <w:abstractNumId w:val="28"/>
  </w:num>
  <w:num w:numId="36" w16cid:durableId="2041465596">
    <w:abstractNumId w:val="7"/>
  </w:num>
  <w:num w:numId="37" w16cid:durableId="334839652">
    <w:abstractNumId w:val="17"/>
  </w:num>
  <w:num w:numId="38" w16cid:durableId="1584220908">
    <w:abstractNumId w:val="1"/>
  </w:num>
  <w:num w:numId="39" w16cid:durableId="1488866168">
    <w:abstractNumId w:val="36"/>
  </w:num>
  <w:num w:numId="40" w16cid:durableId="692651969">
    <w:abstractNumId w:val="11"/>
  </w:num>
  <w:num w:numId="41" w16cid:durableId="1694309563">
    <w:abstractNumId w:val="33"/>
  </w:num>
  <w:num w:numId="42" w16cid:durableId="425462892">
    <w:abstractNumId w:val="41"/>
  </w:num>
</w:numbering>
</file>

<file path=word/people.xml><?xml version="1.0" encoding="utf-8"?>
<w15:people xmlns:mc="http://schemas.openxmlformats.org/markup-compatibility/2006" xmlns:w15="http://schemas.microsoft.com/office/word/2012/wordml" mc:Ignorable="w15">
  <w15:person w15:author="Dickens, Chris (IWMI)">
    <w15:presenceInfo w15:providerId="AD" w15:userId="S::c.dickens@cgiar.org::f45a89f7-19c3-428f-a447-19274472b6ba"/>
  </w15:person>
  <w15:person w15:author="Dickens, Chris (IWMI)">
    <w15:presenceInfo w15:providerId="AD" w15:userId="S::c.dickens@cgiar.org::f45a89f7-19c3-428f-a447-19274472b6b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trackRevisions w:val="tru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5BE0"/>
    <w:rsid w:val="00006B67"/>
    <w:rsid w:val="00042BB8"/>
    <w:rsid w:val="001C36B7"/>
    <w:rsid w:val="004C1BD5"/>
    <w:rsid w:val="005E5BE0"/>
    <w:rsid w:val="00662C0C"/>
    <w:rsid w:val="006A2C54"/>
    <w:rsid w:val="006E3BF0"/>
    <w:rsid w:val="007B42CC"/>
    <w:rsid w:val="00C32097"/>
    <w:rsid w:val="00EB68D4"/>
    <w:rsid w:val="07C805DE"/>
    <w:rsid w:val="16A762D3"/>
    <w:rsid w:val="19BF21B8"/>
    <w:rsid w:val="1A1BA1B2"/>
    <w:rsid w:val="1CF9E52E"/>
    <w:rsid w:val="2054414D"/>
    <w:rsid w:val="23EE851B"/>
    <w:rsid w:val="290DAA7A"/>
    <w:rsid w:val="293C6843"/>
    <w:rsid w:val="2B7A94E3"/>
    <w:rsid w:val="2BDEE538"/>
    <w:rsid w:val="2BE2B56D"/>
    <w:rsid w:val="3E9886AE"/>
    <w:rsid w:val="41638119"/>
    <w:rsid w:val="4B437C18"/>
    <w:rsid w:val="4D5D8823"/>
    <w:rsid w:val="503D5C69"/>
    <w:rsid w:val="65622561"/>
    <w:rsid w:val="65BC3554"/>
    <w:rsid w:val="69E16C28"/>
    <w:rsid w:val="6A323863"/>
    <w:rsid w:val="6B5ADD47"/>
    <w:rsid w:val="6BD26314"/>
    <w:rsid w:val="6C57950B"/>
    <w:rsid w:val="6EDD65B6"/>
    <w:rsid w:val="6FADAD41"/>
    <w:rsid w:val="7013342B"/>
    <w:rsid w:val="72375EE6"/>
    <w:rsid w:val="72A0410E"/>
    <w:rsid w:val="72C48A92"/>
    <w:rsid w:val="7975A3AE"/>
    <w:rsid w:val="7A8D513B"/>
    <w:rsid w:val="7A8EE490"/>
    <w:rsid w:val="7DED4AAC"/>
    <w:rsid w:val="7E2E47DA"/>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56EEBF"/>
  <w15:docId w15:val="{B358B777-505B-4EEB-9EB9-E9DC0552EE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hAnsi="Arial" w:eastAsia="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&#65279;<?xml version="1.0" encoding="utf-8"?><Relationships xmlns="http://schemas.openxmlformats.org/package/2006/relationships"><Relationship Type="http://schemas.openxmlformats.org/officeDocument/2006/relationships/image" Target="media/image19.png" Id="rId26" /><Relationship Type="http://schemas.openxmlformats.org/officeDocument/2006/relationships/image" Target="media/image14.png" Id="rId21" /><Relationship Type="http://schemas.openxmlformats.org/officeDocument/2006/relationships/image" Target="media/image35.png" Id="rId42" /><Relationship Type="http://schemas.openxmlformats.org/officeDocument/2006/relationships/image" Target="media/image40.png" Id="rId47" /><Relationship Type="http://schemas.openxmlformats.org/officeDocument/2006/relationships/image" Target="media/image56.png" Id="rId63" /><Relationship Type="http://schemas.openxmlformats.org/officeDocument/2006/relationships/image" Target="media/image61.png" Id="rId68" /><Relationship Type="http://schemas.openxmlformats.org/officeDocument/2006/relationships/webSettings" Target="webSettings.xml" Id="rId7" /><Relationship Type="http://schemas.openxmlformats.org/officeDocument/2006/relationships/theme" Target="theme/theme1.xml" Id="rId71" /><Relationship Type="http://schemas.openxmlformats.org/officeDocument/2006/relationships/customXml" Target="../customXml/item2.xml" Id="rId2" /><Relationship Type="http://schemas.openxmlformats.org/officeDocument/2006/relationships/image" Target="media/image9.png" Id="rId16" /><Relationship Type="http://schemas.openxmlformats.org/officeDocument/2006/relationships/image" Target="media/image22.png" Id="rId29" /><Relationship Type="http://schemas.openxmlformats.org/officeDocument/2006/relationships/image" Target="media/image4.png" Id="rId11" /><Relationship Type="http://schemas.openxmlformats.org/officeDocument/2006/relationships/image" Target="media/image17.png" Id="rId24" /><Relationship Type="http://schemas.openxmlformats.org/officeDocument/2006/relationships/image" Target="media/image25.png" Id="rId32" /><Relationship Type="http://schemas.openxmlformats.org/officeDocument/2006/relationships/image" Target="media/image30.png" Id="rId37" /><Relationship Type="http://schemas.openxmlformats.org/officeDocument/2006/relationships/image" Target="media/image33.png" Id="rId40" /><Relationship Type="http://schemas.openxmlformats.org/officeDocument/2006/relationships/image" Target="media/image38.png" Id="rId45" /><Relationship Type="http://schemas.openxmlformats.org/officeDocument/2006/relationships/image" Target="media/image46.png" Id="rId53" /><Relationship Type="http://schemas.openxmlformats.org/officeDocument/2006/relationships/image" Target="media/image51.png" Id="rId58" /><Relationship Type="http://schemas.openxmlformats.org/officeDocument/2006/relationships/image" Target="media/image59.png" Id="rId66" /><Relationship Type="http://schemas.openxmlformats.org/officeDocument/2006/relationships/styles" Target="styles.xml" Id="rId5" /><Relationship Type="http://schemas.openxmlformats.org/officeDocument/2006/relationships/image" Target="media/image54.png" Id="rId61" /><Relationship Type="http://schemas.openxmlformats.org/officeDocument/2006/relationships/image" Target="media/image12.png" Id="rId19" /><Relationship Type="http://schemas.openxmlformats.org/officeDocument/2006/relationships/image" Target="media/image7.png" Id="rId14" /><Relationship Type="http://schemas.openxmlformats.org/officeDocument/2006/relationships/image" Target="media/image15.png" Id="rId22" /><Relationship Type="http://schemas.openxmlformats.org/officeDocument/2006/relationships/image" Target="media/image20.png" Id="rId27" /><Relationship Type="http://schemas.openxmlformats.org/officeDocument/2006/relationships/image" Target="media/image23.png" Id="rId30" /><Relationship Type="http://schemas.openxmlformats.org/officeDocument/2006/relationships/image" Target="media/image28.png" Id="rId35" /><Relationship Type="http://schemas.openxmlformats.org/officeDocument/2006/relationships/image" Target="media/image36.png" Id="rId43" /><Relationship Type="http://schemas.openxmlformats.org/officeDocument/2006/relationships/image" Target="media/image41.png" Id="rId48" /><Relationship Type="http://schemas.openxmlformats.org/officeDocument/2006/relationships/image" Target="media/image49.png" Id="rId56" /><Relationship Type="http://schemas.openxmlformats.org/officeDocument/2006/relationships/image" Target="media/image57.png" Id="rId64" /><Relationship Type="http://schemas.openxmlformats.org/officeDocument/2006/relationships/image" Target="media/image62.png" Id="rId69" /><Relationship Type="http://schemas.openxmlformats.org/officeDocument/2006/relationships/image" Target="media/image1.png" Id="rId8" /><Relationship Type="http://schemas.openxmlformats.org/officeDocument/2006/relationships/image" Target="media/image44.png" Id="rId51" /><Relationship Type="http://schemas.openxmlformats.org/officeDocument/2006/relationships/customXml" Target="../customXml/item3.xml" Id="rId3" /><Relationship Type="http://schemas.openxmlformats.org/officeDocument/2006/relationships/image" Target="media/image5.png" Id="rId12" /><Relationship Type="http://schemas.openxmlformats.org/officeDocument/2006/relationships/image" Target="media/image10.png" Id="rId17" /><Relationship Type="http://schemas.openxmlformats.org/officeDocument/2006/relationships/image" Target="media/image18.png" Id="rId25" /><Relationship Type="http://schemas.openxmlformats.org/officeDocument/2006/relationships/image" Target="media/image26.png" Id="rId33" /><Relationship Type="http://schemas.openxmlformats.org/officeDocument/2006/relationships/image" Target="media/image31.png" Id="rId38" /><Relationship Type="http://schemas.openxmlformats.org/officeDocument/2006/relationships/image" Target="media/image39.png" Id="rId46" /><Relationship Type="http://schemas.openxmlformats.org/officeDocument/2006/relationships/image" Target="media/image52.png" Id="rId59" /><Relationship Type="http://schemas.openxmlformats.org/officeDocument/2006/relationships/image" Target="media/image60.png" Id="rId67" /><Relationship Type="http://schemas.openxmlformats.org/officeDocument/2006/relationships/image" Target="media/image13.png" Id="rId20" /><Relationship Type="http://schemas.openxmlformats.org/officeDocument/2006/relationships/image" Target="media/image34.png" Id="rId41" /><Relationship Type="http://schemas.openxmlformats.org/officeDocument/2006/relationships/image" Target="media/image47.png" Id="rId54" /><Relationship Type="http://schemas.openxmlformats.org/officeDocument/2006/relationships/image" Target="media/image55.png" Id="rId62" /><Relationship Type="http://schemas.openxmlformats.org/officeDocument/2006/relationships/fontTable" Target="fontTable.xml" Id="rId70"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8.png" Id="rId15" /><Relationship Type="http://schemas.openxmlformats.org/officeDocument/2006/relationships/image" Target="media/image16.png" Id="rId23" /><Relationship Type="http://schemas.openxmlformats.org/officeDocument/2006/relationships/image" Target="media/image21.png" Id="rId28" /><Relationship Type="http://schemas.openxmlformats.org/officeDocument/2006/relationships/image" Target="media/image29.png" Id="rId36" /><Relationship Type="http://schemas.openxmlformats.org/officeDocument/2006/relationships/image" Target="media/image42.png" Id="rId49" /><Relationship Type="http://schemas.openxmlformats.org/officeDocument/2006/relationships/image" Target="media/image50.png" Id="rId57" /><Relationship Type="http://schemas.openxmlformats.org/officeDocument/2006/relationships/image" Target="media/image3.png" Id="rId10" /><Relationship Type="http://schemas.openxmlformats.org/officeDocument/2006/relationships/image" Target="media/image24.png" Id="rId31" /><Relationship Type="http://schemas.openxmlformats.org/officeDocument/2006/relationships/image" Target="media/image37.png" Id="rId44" /><Relationship Type="http://schemas.openxmlformats.org/officeDocument/2006/relationships/image" Target="media/image45.png" Id="rId52" /><Relationship Type="http://schemas.openxmlformats.org/officeDocument/2006/relationships/image" Target="media/image53.png" Id="rId60" /><Relationship Type="http://schemas.openxmlformats.org/officeDocument/2006/relationships/image" Target="media/image58.png" Id="rId65" /><Relationship Type="http://schemas.openxmlformats.org/officeDocument/2006/relationships/numbering" Target="numbering.xml" Id="rId4" /><Relationship Type="http://schemas.openxmlformats.org/officeDocument/2006/relationships/image" Target="media/image2.png" Id="rId9" /><Relationship Type="http://schemas.openxmlformats.org/officeDocument/2006/relationships/image" Target="media/image6.png" Id="rId13" /><Relationship Type="http://schemas.openxmlformats.org/officeDocument/2006/relationships/image" Target="media/image11.png" Id="rId18" /><Relationship Type="http://schemas.openxmlformats.org/officeDocument/2006/relationships/image" Target="media/image32.png" Id="rId39" /><Relationship Type="http://schemas.openxmlformats.org/officeDocument/2006/relationships/image" Target="media/image27.png" Id="rId34" /><Relationship Type="http://schemas.openxmlformats.org/officeDocument/2006/relationships/image" Target="media/image43.png" Id="rId50" /><Relationship Type="http://schemas.openxmlformats.org/officeDocument/2006/relationships/image" Target="media/image48.png" Id="rId55" /><Relationship Type="http://schemas.openxmlformats.org/officeDocument/2006/relationships/comments" Target="comments.xml" Id="Rcb520e5e41114a01" /><Relationship Type="http://schemas.microsoft.com/office/2011/relationships/people" Target="people.xml" Id="Rf3e1610a240648c6" /><Relationship Type="http://schemas.microsoft.com/office/2011/relationships/commentsExtended" Target="commentsExtended.xml" Id="Ra53a6498c3ae4a91" /><Relationship Type="http://schemas.microsoft.com/office/2016/09/relationships/commentsIds" Target="commentsIds.xml" Id="R914cb5d8cefb4b31" /><Relationship Type="http://schemas.microsoft.com/office/2018/08/relationships/commentsExtensible" Target="commentsExtensible.xml" Id="R17b0aa1d2050445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86aa338b-c9d2-4192-8018-7f5ac9b229b1">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CBEE99E05390B4B96C100DF65D30829" ma:contentTypeVersion="15" ma:contentTypeDescription="Create a new document." ma:contentTypeScope="" ma:versionID="410b42c323580fd388b72b61bee1c8c5">
  <xsd:schema xmlns:xsd="http://www.w3.org/2001/XMLSchema" xmlns:xs="http://www.w3.org/2001/XMLSchema" xmlns:p="http://schemas.microsoft.com/office/2006/metadata/properties" xmlns:ns2="86aa338b-c9d2-4192-8018-7f5ac9b229b1" xmlns:ns3="dd4bc7f7-f60d-4bc3-b473-df9af216d4be" targetNamespace="http://schemas.microsoft.com/office/2006/metadata/properties" ma:root="true" ma:fieldsID="4a1bf2187e160a9333f878415cc590da" ns2:_="" ns3:_="">
    <xsd:import namespace="86aa338b-c9d2-4192-8018-7f5ac9b229b1"/>
    <xsd:import namespace="dd4bc7f7-f60d-4bc3-b473-df9af216d4be"/>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GenerationTime" minOccurs="0"/>
                <xsd:element ref="ns2:MediaServiceEventHashCode" minOccurs="0"/>
                <xsd:element ref="ns2:MediaLengthInSeconds" minOccurs="0"/>
                <xsd:element ref="ns2:lcf76f155ced4ddcb4097134ff3c332f" minOccurs="0"/>
                <xsd:element ref="ns2:MediaServiceOCR" minOccurs="0"/>
                <xsd:element ref="ns2:MediaServiceDateTaken" minOccurs="0"/>
                <xsd:element ref="ns2:MediaServiceLocation"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6aa338b-c9d2-4192-8018-7f5ac9b229b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41616629-9183-4d38-9e3a-f9db27d53a26"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BillingMetadata" ma:index="22"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d4bc7f7-f60d-4bc3-b473-df9af216d4be"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F250CEB-2AA7-44BC-8430-69638F50076D}">
  <ds:schemaRefs>
    <ds:schemaRef ds:uri="http://schemas.microsoft.com/office/2006/metadata/properties"/>
    <ds:schemaRef ds:uri="http://schemas.microsoft.com/office/infopath/2007/PartnerControls"/>
    <ds:schemaRef ds:uri="86aa338b-c9d2-4192-8018-7f5ac9b229b1"/>
  </ds:schemaRefs>
</ds:datastoreItem>
</file>

<file path=customXml/itemProps2.xml><?xml version="1.0" encoding="utf-8"?>
<ds:datastoreItem xmlns:ds="http://schemas.openxmlformats.org/officeDocument/2006/customXml" ds:itemID="{38BC80ED-E907-4A98-8BEA-13D1CFD466DD}"/>
</file>

<file path=customXml/itemProps3.xml><?xml version="1.0" encoding="utf-8"?>
<ds:datastoreItem xmlns:ds="http://schemas.openxmlformats.org/officeDocument/2006/customXml" ds:itemID="{BAD54460-432E-4370-AA25-76D3DE367D53}">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Customers PC</dc:creator>
  <cp:lastModifiedBy>Kiala, Zolo (IWMI)</cp:lastModifiedBy>
  <cp:revision>8</cp:revision>
  <dcterms:created xsi:type="dcterms:W3CDTF">2024-10-02T16:45:00Z</dcterms:created>
  <dcterms:modified xsi:type="dcterms:W3CDTF">2026-08-27T13:51:51Z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0x010100CCBEE99E05390B4B96C100DF65D30829</vt:lpwstr>
  </property>
  <property fmtid="{D5CDD505-2E9C-101B-9397-08002B2CF9AE}" pid="3" name="MediaServiceImageTags">
    <vt:lpwstr/>
  </property>
  <property fmtid="{D5CDD505-2E9C-101B-9397-08002B2CF9AE}" pid="4" name="docLang">
    <vt:lpwstr>en</vt:lpwstr>
  </property>
</Properties>
</file>